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799"/>
        </w:tabs>
        <w:spacing w:before="80" w:lineRule="auto"/>
        <w:ind w:left="360" w:right="0" w:firstLine="0"/>
        <w:jc w:val="left"/>
        <w:rPr>
          <w:b w:val="1"/>
          <w:bCs w:val="1"/>
          <w:sz w:val="20"/>
          <w:szCs w:val="20"/>
        </w:rPr>
      </w:pPr>
      <w:r w:rsidDel="00000000" w:rsidR="00000000" w:rsidRPr="00000000">
        <w:rPr>
          <w:b w:val="1"/>
          <w:bCs w:val="1"/>
          <w:sz w:val="20"/>
          <w:szCs w:val="20"/>
          <w:rtl w:val="0"/>
        </w:rPr>
        <w:t xml:space="preserve">TITLE 7</w:t>
        <w:tab/>
        <w:t xml:space="preserve">HEALTH</w:t>
      </w:r>
    </w:p>
    <w:p w:rsidR="00000000" w:rsidDel="00000000" w:rsidP="00000000" w:rsidRDefault="00000000" w:rsidRPr="00000000" w14:paraId="00000002">
      <w:pPr>
        <w:tabs>
          <w:tab w:val="left" w:leader="none" w:pos="1799"/>
        </w:tabs>
        <w:spacing w:before="1" w:line="229" w:lineRule="auto"/>
        <w:ind w:left="360" w:right="0" w:firstLine="0"/>
        <w:jc w:val="left"/>
        <w:rPr>
          <w:b w:val="1"/>
          <w:bCs w:val="1"/>
          <w:sz w:val="20"/>
          <w:szCs w:val="20"/>
        </w:rPr>
      </w:pPr>
      <w:r w:rsidDel="00000000" w:rsidR="00000000" w:rsidRPr="00000000">
        <w:rPr>
          <w:b w:val="1"/>
          <w:bCs w:val="1"/>
          <w:sz w:val="20"/>
          <w:szCs w:val="20"/>
          <w:rtl w:val="0"/>
        </w:rPr>
        <w:t xml:space="preserve">CHAPTER 35</w:t>
        <w:tab/>
        <w:t xml:space="preserve">MEDICAL PSILOCYBIN</w:t>
      </w:r>
    </w:p>
    <w:p w:rsidR="00000000" w:rsidDel="00000000" w:rsidP="00000000" w:rsidRDefault="00000000" w:rsidRPr="00000000" w14:paraId="00000003">
      <w:pPr>
        <w:tabs>
          <w:tab w:val="left" w:leader="none" w:pos="1799"/>
        </w:tabs>
        <w:spacing w:before="0" w:lineRule="auto"/>
        <w:ind w:left="360" w:right="852" w:hanging="1.0000000000000142"/>
        <w:jc w:val="left"/>
        <w:rPr>
          <w:b w:val="1"/>
          <w:bCs w:val="1"/>
          <w:sz w:val="20"/>
          <w:szCs w:val="20"/>
        </w:rPr>
      </w:pPr>
      <w:r w:rsidDel="00000000" w:rsidR="00000000" w:rsidRPr="00000000">
        <w:rPr>
          <w:b w:val="1"/>
          <w:bCs w:val="1"/>
          <w:sz w:val="20"/>
          <w:szCs w:val="20"/>
          <w:rtl w:val="0"/>
        </w:rPr>
        <w:t xml:space="preserve">PART 3</w:t>
        <w:tab/>
        <w:t xml:space="preserve">PATIENTS, CERTIFYING CLINICIANS, PRACTITIONERS, FACILITATORS, HEALING CENTERS, OTHER APPROVED LOCATIONS, AND EDUCATIONAL PROGRAMS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60" w:right="3216"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ISSUING AGENCY: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Mexico department of health. [7.35.3.1 NMAC - N, xx/xx/2026]</w:t>
      </w:r>
    </w:p>
    <w:p w:rsidR="00000000" w:rsidDel="00000000" w:rsidP="00000000" w:rsidRDefault="00000000" w:rsidRPr="00000000" w14:paraId="00000006">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99"/>
        </w:tabs>
        <w:spacing w:after="0" w:before="229" w:line="240" w:lineRule="auto"/>
        <w:ind w:left="359" w:right="5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SCOPE: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rule applies to all patients, practitioners, clinicians, facilitators, healing centers and other approved locations, and educational programs who participate or seek to participate in the New Mexico medical psilocybin program.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[7.35.3.2 NMAC - N, xx/xx/2026]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98"/>
        </w:tabs>
        <w:spacing w:after="0" w:before="0" w:line="240" w:lineRule="auto"/>
        <w:ind w:left="358" w:right="446"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STATUTORY AUTHORITY: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rule is promulgated pursuant to the following statutory authorities: the New Mexico Department of Health Act, Subsection E of Section 9-7-6 NMSA 1978; and the Medical Psilocybin Act, Section 26-2D-7, NMSA 1978.</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5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[7.35.3.3 NMAC - N, xx/xx/2026]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98"/>
        </w:tabs>
        <w:spacing w:after="0" w:before="0" w:line="240" w:lineRule="auto"/>
        <w:ind w:left="358" w:right="5757"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DURATION: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Permanent. [7.35.3.4 NMAC - N, xx/xx/2026]</w:t>
      </w:r>
    </w:p>
    <w:p w:rsidR="00000000" w:rsidDel="00000000" w:rsidP="00000000" w:rsidRDefault="00000000" w:rsidRPr="00000000" w14:paraId="0000000D">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97"/>
        </w:tabs>
        <w:spacing w:after="0" w:before="229" w:line="240" w:lineRule="auto"/>
        <w:ind w:left="358" w:right="104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EFFECTIVE DATE: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xx/xx, 2026, unless a later date is cited at the end of a section. [7.35.3.5 NMAC - N, xx/xx/2026]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97"/>
        </w:tabs>
        <w:spacing w:after="0" w:before="0" w:line="240" w:lineRule="auto"/>
        <w:ind w:left="357" w:right="1"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OBJECTIVE: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objective of this rule is to adopt rules governing the enrollment of qualified patients and the certification of certifying clinicians, practitioners, facilitators, educational programs, and approved locations, in accordance with the Medical Psilocybin Act at Sections 26-2D-1 through -11, NMSA 1978.</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5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[7.35.3.6 NMAC - N, xx/xx/2026]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96"/>
        </w:tabs>
        <w:spacing w:after="0" w:before="0" w:line="240" w:lineRule="auto"/>
        <w:ind w:left="357" w:right="2206"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DEFINITIONS: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definitions in 7.35.2.7 NMAC apply to this part. [7.35.3.7 NMAC - N, xx/xx/2026]</w:t>
      </w:r>
    </w:p>
    <w:p w:rsidR="00000000" w:rsidDel="00000000" w:rsidP="00000000" w:rsidRDefault="00000000" w:rsidRPr="00000000" w14:paraId="00000013">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796"/>
        </w:tabs>
        <w:spacing w:after="0" w:before="229" w:line="240" w:lineRule="auto"/>
        <w:ind w:left="357" w:right="309"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PATIENT ENROLLMENT APPLICATION PROCESS: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completed patient application shall be submitted by a patient and the patient’s certifying clinician using the electronic system designated by the department, in accordance with the following:</w:t>
      </w:r>
    </w:p>
    <w:p w:rsidR="00000000" w:rsidDel="00000000" w:rsidP="00000000" w:rsidRDefault="00000000" w:rsidRPr="00000000" w14:paraId="00000014">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1796"/>
        </w:tabs>
        <w:spacing w:after="0" w:before="2" w:line="240" w:lineRule="auto"/>
        <w:ind w:left="357" w:right="15"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Patient submittal requirements: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applicant for enrollment as a qualified patient in the medical psilocybin program shall submit the following information to the department:</w:t>
      </w:r>
    </w:p>
    <w:p w:rsidR="00000000" w:rsidDel="00000000" w:rsidP="00000000" w:rsidRDefault="00000000" w:rsidRPr="00000000" w14:paraId="00000015">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6"/>
        </w:tabs>
        <w:spacing w:after="0" w:before="0" w:line="229" w:lineRule="auto"/>
        <w:ind w:left="2516"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Applicant’s legal name, address, telephone number, and e-mail address;</w:t>
      </w:r>
    </w:p>
    <w:p w:rsidR="00000000" w:rsidDel="00000000" w:rsidP="00000000" w:rsidRDefault="00000000" w:rsidRPr="00000000" w14:paraId="00000016">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6"/>
        </w:tabs>
        <w:spacing w:after="0" w:before="0" w:line="240" w:lineRule="auto"/>
        <w:ind w:left="2516"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Applicant’s date of birth;</w:t>
      </w:r>
    </w:p>
    <w:p w:rsidR="00000000" w:rsidDel="00000000" w:rsidP="00000000" w:rsidRDefault="00000000" w:rsidRPr="00000000" w14:paraId="00000017">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6"/>
        </w:tabs>
        <w:spacing w:after="0" w:before="1" w:line="240" w:lineRule="auto"/>
        <w:ind w:left="2516"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Name of the applicant’s certifying clinician;</w:t>
      </w:r>
    </w:p>
    <w:p w:rsidR="00000000" w:rsidDel="00000000" w:rsidP="00000000" w:rsidRDefault="00000000" w:rsidRPr="00000000" w14:paraId="00000018">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29" w:lineRule="auto"/>
        <w:ind w:left="2519" w:right="0" w:hanging="722.99999999999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legible copy of the patient’s driver’s license or comparable photo identification card;</w:t>
      </w:r>
    </w:p>
    <w:p w:rsidR="00000000" w:rsidDel="00000000" w:rsidP="00000000" w:rsidRDefault="00000000" w:rsidRPr="00000000" w14:paraId="00000019">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28"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applicant’s signature and date;</w:t>
      </w:r>
    </w:p>
    <w:p w:rsidR="00000000" w:rsidDel="00000000" w:rsidP="00000000" w:rsidRDefault="00000000" w:rsidRPr="00000000" w14:paraId="0000001A">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360" w:right="330"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signed consent for release of medical information related to the patient’s qualifying medical condition, on a form provided by the medical psilocybin program;</w:t>
      </w:r>
    </w:p>
    <w:p w:rsidR="00000000" w:rsidDel="00000000" w:rsidP="00000000" w:rsidRDefault="00000000" w:rsidRPr="00000000" w14:paraId="0000001B">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 affirmation form, which shall include but not limited to attestations that:</w:t>
      </w:r>
    </w:p>
    <w:p w:rsidR="00000000" w:rsidDel="00000000" w:rsidP="00000000" w:rsidRDefault="00000000" w:rsidRPr="00000000" w14:paraId="0000001C">
      <w:pPr>
        <w:keepNext w:val="0"/>
        <w:keepLines w:val="0"/>
        <w:pageBreakBefore w:val="0"/>
        <w:widowControl w:val="0"/>
        <w:numPr>
          <w:ilvl w:val="6"/>
          <w:numId w:val="8"/>
        </w:numPr>
        <w:pBdr>
          <w:top w:space="0" w:sz="0" w:val="nil"/>
          <w:left w:space="0" w:sz="0" w:val="nil"/>
          <w:bottom w:space="0" w:sz="0" w:val="nil"/>
          <w:right w:space="0" w:sz="0" w:val="nil"/>
          <w:between w:space="0" w:sz="0" w:val="nil"/>
        </w:pBdr>
        <w:shd w:fill="auto" w:val="clear"/>
        <w:tabs>
          <w:tab w:val="left" w:leader="none" w:pos="3239"/>
        </w:tabs>
        <w:spacing w:after="0" w:before="0" w:line="240" w:lineRule="auto"/>
        <w:ind w:left="323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applicant has a qualifying diagnosis;</w:t>
      </w:r>
    </w:p>
    <w:p w:rsidR="00000000" w:rsidDel="00000000" w:rsidP="00000000" w:rsidRDefault="00000000" w:rsidRPr="00000000" w14:paraId="0000001D">
      <w:pPr>
        <w:keepNext w:val="0"/>
        <w:keepLines w:val="0"/>
        <w:pageBreakBefore w:val="0"/>
        <w:widowControl w:val="0"/>
        <w:numPr>
          <w:ilvl w:val="6"/>
          <w:numId w:val="8"/>
        </w:numPr>
        <w:pBdr>
          <w:top w:space="0" w:sz="0" w:val="nil"/>
          <w:left w:space="0" w:sz="0" w:val="nil"/>
          <w:bottom w:space="0" w:sz="0" w:val="nil"/>
          <w:right w:space="0" w:sz="0" w:val="nil"/>
          <w:between w:space="0" w:sz="0" w:val="nil"/>
        </w:pBdr>
        <w:shd w:fill="auto" w:val="clear"/>
        <w:tabs>
          <w:tab w:val="left" w:leader="none" w:pos="3239"/>
        </w:tabs>
        <w:spacing w:after="0" w:before="1" w:line="240" w:lineRule="auto"/>
        <w:ind w:left="359" w:right="297" w:firstLine="21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applicant provided information to the certifying clinician that was, to the best of the applicant’s knowledge, true and correct;</w:t>
      </w:r>
    </w:p>
    <w:p w:rsidR="00000000" w:rsidDel="00000000" w:rsidP="00000000" w:rsidRDefault="00000000" w:rsidRPr="00000000" w14:paraId="0000001E">
      <w:pPr>
        <w:keepNext w:val="0"/>
        <w:keepLines w:val="0"/>
        <w:pageBreakBefore w:val="0"/>
        <w:widowControl w:val="0"/>
        <w:numPr>
          <w:ilvl w:val="6"/>
          <w:numId w:val="8"/>
        </w:numPr>
        <w:pBdr>
          <w:top w:space="0" w:sz="0" w:val="nil"/>
          <w:left w:space="0" w:sz="0" w:val="nil"/>
          <w:bottom w:space="0" w:sz="0" w:val="nil"/>
          <w:right w:space="0" w:sz="0" w:val="nil"/>
          <w:between w:space="0" w:sz="0" w:val="nil"/>
        </w:pBdr>
        <w:shd w:fill="auto" w:val="clear"/>
        <w:tabs>
          <w:tab w:val="left" w:leader="none" w:pos="3239"/>
        </w:tabs>
        <w:spacing w:after="0" w:before="0" w:line="240" w:lineRule="auto"/>
        <w:ind w:left="359" w:right="118" w:firstLine="21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applicant has discussed with their certifying clinician the risks and benefits of medical psilocybin usage, and that the applicant understands those risks; and</w:t>
      </w:r>
    </w:p>
    <w:p w:rsidR="00000000" w:rsidDel="00000000" w:rsidP="00000000" w:rsidRDefault="00000000" w:rsidRPr="00000000" w14:paraId="0000001F">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Such additional information as the department may reasonably require.</w:t>
      </w:r>
    </w:p>
    <w:p w:rsidR="00000000" w:rsidDel="00000000" w:rsidP="00000000" w:rsidRDefault="00000000" w:rsidRPr="00000000" w14:paraId="00000020">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1798"/>
        </w:tabs>
        <w:spacing w:after="0" w:before="0" w:line="240" w:lineRule="auto"/>
        <w:ind w:left="358" w:right="27"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Certifying clinician submittal requirements: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certifying clinician shall submit the following information to the department in support of a patient’s application for enrollment in the medical psilocybin program:</w:t>
      </w:r>
    </w:p>
    <w:p w:rsidR="00000000" w:rsidDel="00000000" w:rsidP="00000000" w:rsidRDefault="00000000" w:rsidRPr="00000000" w14:paraId="00000021">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8"/>
        </w:tabs>
        <w:spacing w:after="0" w:before="1" w:line="229"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Name of applicant for patient enrollment;</w:t>
      </w:r>
    </w:p>
    <w:p w:rsidR="00000000" w:rsidDel="00000000" w:rsidP="00000000" w:rsidRDefault="00000000" w:rsidRPr="00000000" w14:paraId="00000022">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8"/>
        </w:tabs>
        <w:spacing w:after="0" w:before="0" w:line="229"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Name, address, telephone number, and e-mail address of the certifying clinician;</w:t>
      </w:r>
    </w:p>
    <w:p w:rsidR="00000000" w:rsidDel="00000000" w:rsidP="00000000" w:rsidRDefault="00000000" w:rsidRPr="00000000" w14:paraId="00000023">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8"/>
        </w:tabs>
        <w:spacing w:after="0" w:before="1" w:line="240" w:lineRule="auto"/>
        <w:ind w:left="2518" w:right="0" w:hanging="720"/>
        <w:jc w:val="left"/>
        <w:rPr>
          <w:smallCaps w:val="0"/>
          <w:strike w:val="0"/>
          <w:color w:val="000000"/>
          <w:u w:val="none"/>
          <w:shd w:fill="auto" w:val="clear"/>
          <w:vertAlign w:val="baseline"/>
        </w:rPr>
        <w:sectPr>
          <w:pgSz w:h="15840" w:w="12240" w:orient="portrait"/>
          <w:pgMar w:bottom="280" w:top="1360" w:left="1080" w:right="1440" w:header="360" w:footer="36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Clinical licensure of the certifying clinician, including controlled substance number;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diagnosis;</w:t>
      </w:r>
    </w:p>
    <w:p w:rsidR="00000000" w:rsidDel="00000000" w:rsidP="00000000" w:rsidRDefault="00000000" w:rsidRPr="00000000" w14:paraId="00000026">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1080"/>
        </w:tabs>
        <w:spacing w:after="0" w:before="80" w:line="240" w:lineRule="auto"/>
        <w:ind w:left="1080" w:right="0" w:hanging="720"/>
        <w:jc w:val="left"/>
        <w:rPr>
          <w:smallCaps w:val="0"/>
          <w:strike w:val="0"/>
          <w:color w:val="00000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patient’s qualifying diagnosis, the date of diagnosis or date of confirmation of the</w:t>
      </w:r>
    </w:p>
    <w:p w:rsidR="00000000" w:rsidDel="00000000" w:rsidP="00000000" w:rsidRDefault="00000000" w:rsidRPr="00000000" w14:paraId="00000027">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1079"/>
        </w:tabs>
        <w:spacing w:after="0" w:before="229" w:line="240" w:lineRule="auto"/>
        <w:ind w:left="1079" w:right="0" w:hanging="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Documentation of diagnosis of qualifying condition by a certifying clinician;</w:t>
      </w:r>
    </w:p>
    <w:p w:rsidR="00000000" w:rsidDel="00000000" w:rsidP="00000000" w:rsidRDefault="00000000" w:rsidRPr="00000000" w14:paraId="00000028">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720"/>
        <w:jc w:val="left"/>
        <w:rPr>
          <w:smallCaps w:val="0"/>
          <w:strike w:val="0"/>
          <w:color w:val="000000"/>
          <w:u w:val="none"/>
          <w:shd w:fill="auto" w:val="clear"/>
          <w:vertAlign w:val="baseline"/>
        </w:rPr>
        <w:sectPr>
          <w:type w:val="nextPage"/>
          <w:pgSz w:h="15840" w:w="12240" w:orient="portrait"/>
          <w:pgMar w:bottom="280" w:top="1360" w:left="1080" w:right="1440" w:header="360" w:footer="360"/>
          <w:cols w:equalWidth="0" w:num="2">
            <w:col w:space="228" w:w="4746"/>
            <w:col w:space="0" w:w="4746"/>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the in-person exam was conducted by another clinician: the name and contact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information for the clinician who performed the exam;</w:t>
      </w:r>
    </w:p>
    <w:p w:rsidR="00000000" w:rsidDel="00000000" w:rsidP="00000000" w:rsidRDefault="00000000" w:rsidRPr="00000000" w14:paraId="0000002A">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2519" w:right="0" w:hanging="720"/>
        <w:jc w:val="left"/>
        <w:rPr>
          <w:smallCaps w:val="0"/>
          <w:strike w:val="0"/>
          <w:color w:val="000000"/>
          <w:u w:val="none"/>
          <w:shd w:fill="auto" w:val="clear"/>
          <w:vertAlign w:val="baseline"/>
        </w:rPr>
        <w:sectPr>
          <w:type w:val="continuous"/>
          <w:pgSz w:h="15840" w:w="12240" w:orient="portrait"/>
          <w:pgMar w:bottom="280" w:top="1360" w:left="1080" w:right="144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Information required for patient participation in the Equity and Access Fund (as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applicable);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1079"/>
        </w:tabs>
        <w:spacing w:after="0" w:before="0" w:line="229" w:lineRule="auto"/>
        <w:ind w:left="107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 affirmation forms, which shall include but not be limited to attestations that:</w:t>
      </w:r>
    </w:p>
    <w:p w:rsidR="00000000" w:rsidDel="00000000" w:rsidP="00000000" w:rsidRDefault="00000000" w:rsidRPr="00000000" w14:paraId="0000002E">
      <w:pPr>
        <w:keepNext w:val="0"/>
        <w:keepLines w:val="0"/>
        <w:pageBreakBefore w:val="0"/>
        <w:widowControl w:val="0"/>
        <w:numPr>
          <w:ilvl w:val="6"/>
          <w:numId w:val="8"/>
        </w:numPr>
        <w:pBdr>
          <w:top w:space="0" w:sz="0" w:val="nil"/>
          <w:left w:space="0" w:sz="0" w:val="nil"/>
          <w:bottom w:space="0" w:sz="0" w:val="nil"/>
          <w:right w:space="0" w:sz="0" w:val="nil"/>
          <w:between w:space="0" w:sz="0" w:val="nil"/>
        </w:pBdr>
        <w:shd w:fill="auto" w:val="clear"/>
        <w:tabs>
          <w:tab w:val="left" w:leader="none" w:pos="1799"/>
        </w:tabs>
        <w:spacing w:after="0" w:before="0" w:line="229" w:lineRule="auto"/>
        <w:ind w:left="179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applicant has a qualifying diagnosis;</w:t>
      </w:r>
    </w:p>
    <w:p w:rsidR="00000000" w:rsidDel="00000000" w:rsidP="00000000" w:rsidRDefault="00000000" w:rsidRPr="00000000" w14:paraId="0000002F">
      <w:pPr>
        <w:keepNext w:val="0"/>
        <w:keepLines w:val="0"/>
        <w:pageBreakBefore w:val="0"/>
        <w:widowControl w:val="0"/>
        <w:numPr>
          <w:ilvl w:val="6"/>
          <w:numId w:val="8"/>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1799" w:right="0" w:hanging="720"/>
        <w:jc w:val="left"/>
        <w:rPr>
          <w:smallCaps w:val="0"/>
          <w:strike w:val="0"/>
          <w:color w:val="000000"/>
          <w:u w:val="none"/>
          <w:shd w:fill="auto" w:val="clear"/>
          <w:vertAlign w:val="baseline"/>
        </w:rPr>
        <w:sectPr>
          <w:type w:val="continuous"/>
          <w:pgSz w:h="15840" w:w="12240" w:orient="portrait"/>
          <w:pgMar w:bottom="280" w:top="1360" w:left="1080" w:right="1440" w:header="360" w:footer="360"/>
          <w:cols w:equalWidth="0" w:num="2">
            <w:col w:space="94" w:w="4813"/>
            <w:col w:space="0" w:w="4813"/>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certifying clinician has discussed with the applicant the risks and benefits of</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medical psilocybin usage;</w:t>
      </w:r>
    </w:p>
    <w:p w:rsidR="00000000" w:rsidDel="00000000" w:rsidP="00000000" w:rsidRDefault="00000000" w:rsidRPr="00000000" w14:paraId="00000031">
      <w:pPr>
        <w:keepNext w:val="0"/>
        <w:keepLines w:val="0"/>
        <w:pageBreakBefore w:val="0"/>
        <w:widowControl w:val="0"/>
        <w:numPr>
          <w:ilvl w:val="6"/>
          <w:numId w:val="8"/>
        </w:numPr>
        <w:pBdr>
          <w:top w:space="0" w:sz="0" w:val="nil"/>
          <w:left w:space="0" w:sz="0" w:val="nil"/>
          <w:bottom w:space="0" w:sz="0" w:val="nil"/>
          <w:right w:space="0" w:sz="0" w:val="nil"/>
          <w:between w:space="0" w:sz="0" w:val="nil"/>
        </w:pBdr>
        <w:shd w:fill="auto" w:val="clear"/>
        <w:tabs>
          <w:tab w:val="left" w:leader="none" w:pos="3239"/>
        </w:tabs>
        <w:spacing w:after="0" w:before="0" w:line="240" w:lineRule="auto"/>
        <w:ind w:left="323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certifying clinician has evaluated the medical appropriateness of the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patient’s proposed enrollment in the New Mexico psilocybin program, and that, in the clinician’s professional opinion, the potential health benefits of the medical use of psilocybin would likely outweigh health risks for the patient; and</w:t>
      </w:r>
    </w:p>
    <w:p w:rsidR="00000000" w:rsidDel="00000000" w:rsidP="00000000" w:rsidRDefault="00000000" w:rsidRPr="00000000" w14:paraId="00000033">
      <w:pPr>
        <w:keepNext w:val="0"/>
        <w:keepLines w:val="0"/>
        <w:pageBreakBefore w:val="0"/>
        <w:widowControl w:val="0"/>
        <w:numPr>
          <w:ilvl w:val="7"/>
          <w:numId w:val="8"/>
        </w:numPr>
        <w:pBdr>
          <w:top w:space="0" w:sz="0" w:val="nil"/>
          <w:left w:space="0" w:sz="0" w:val="nil"/>
          <w:bottom w:space="0" w:sz="0" w:val="nil"/>
          <w:right w:space="0" w:sz="0" w:val="nil"/>
          <w:between w:space="0" w:sz="0" w:val="nil"/>
        </w:pBdr>
        <w:shd w:fill="auto" w:val="clear"/>
        <w:tabs>
          <w:tab w:val="left" w:leader="none" w:pos="3958"/>
        </w:tabs>
        <w:spacing w:after="0" w:before="0" w:line="240" w:lineRule="auto"/>
        <w:ind w:left="358" w:right="162" w:firstLine="28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certifying clinician has conducted an in-person examination of the patient within the previous six months;</w:t>
      </w:r>
    </w:p>
    <w:p w:rsidR="00000000" w:rsidDel="00000000" w:rsidP="00000000" w:rsidRDefault="00000000" w:rsidRPr="00000000" w14:paraId="00000034">
      <w:pPr>
        <w:keepNext w:val="0"/>
        <w:keepLines w:val="0"/>
        <w:pageBreakBefore w:val="0"/>
        <w:widowControl w:val="0"/>
        <w:numPr>
          <w:ilvl w:val="7"/>
          <w:numId w:val="8"/>
        </w:numPr>
        <w:pBdr>
          <w:top w:space="0" w:sz="0" w:val="nil"/>
          <w:left w:space="0" w:sz="0" w:val="nil"/>
          <w:bottom w:space="0" w:sz="0" w:val="nil"/>
          <w:right w:space="0" w:sz="0" w:val="nil"/>
          <w:between w:space="0" w:sz="0" w:val="nil"/>
        </w:pBdr>
        <w:shd w:fill="auto" w:val="clear"/>
        <w:tabs>
          <w:tab w:val="left" w:leader="none" w:pos="3958"/>
        </w:tabs>
        <w:spacing w:after="0" w:before="0" w:line="240" w:lineRule="auto"/>
        <w:ind w:left="358" w:right="108" w:firstLine="28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certifying clinician has conducted a patient evaluation via telemedicine and has reviewed the medical records pertaining to the diagnosis of a qualifying condition and has confirmed the medical records of the diagnosis are from a clinician who has conducted an in-person examination of the patient within the previous six months; or</w:t>
      </w:r>
    </w:p>
    <w:p w:rsidR="00000000" w:rsidDel="00000000" w:rsidP="00000000" w:rsidRDefault="00000000" w:rsidRPr="00000000" w14:paraId="00000035">
      <w:pPr>
        <w:keepNext w:val="0"/>
        <w:keepLines w:val="0"/>
        <w:pageBreakBefore w:val="0"/>
        <w:widowControl w:val="0"/>
        <w:numPr>
          <w:ilvl w:val="7"/>
          <w:numId w:val="8"/>
        </w:numPr>
        <w:pBdr>
          <w:top w:space="0" w:sz="0" w:val="nil"/>
          <w:left w:space="0" w:sz="0" w:val="nil"/>
          <w:bottom w:space="0" w:sz="0" w:val="nil"/>
          <w:right w:space="0" w:sz="0" w:val="nil"/>
          <w:between w:space="0" w:sz="0" w:val="nil"/>
        </w:pBdr>
        <w:shd w:fill="auto" w:val="clear"/>
        <w:tabs>
          <w:tab w:val="left" w:leader="none" w:pos="3957"/>
        </w:tabs>
        <w:spacing w:after="0" w:before="0" w:line="240" w:lineRule="auto"/>
        <w:ind w:left="357" w:right="305" w:firstLine="28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certifying clinician has conducted a patient evaluation via telemedicine and has had a formal consult with a clinician who has conducted an in-person exam with the patient within the previous six months; and</w:t>
      </w:r>
    </w:p>
    <w:p w:rsidR="00000000" w:rsidDel="00000000" w:rsidP="00000000" w:rsidRDefault="00000000" w:rsidRPr="00000000" w14:paraId="00000036">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7"/>
        </w:tabs>
        <w:spacing w:after="0" w:before="1" w:line="229" w:lineRule="auto"/>
        <w:ind w:left="2517"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Such additional information as the department may reasonably require.</w:t>
      </w:r>
    </w:p>
    <w:p w:rsidR="00000000" w:rsidDel="00000000" w:rsidP="00000000" w:rsidRDefault="00000000" w:rsidRPr="00000000" w14:paraId="00000037">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1797"/>
        </w:tabs>
        <w:spacing w:after="0" w:before="0" w:line="240" w:lineRule="auto"/>
        <w:ind w:left="357" w:right="509"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Once the department has received a completed application, it will review the application and render a decision within 30 business days.</w:t>
      </w:r>
    </w:p>
    <w:p w:rsidR="00000000" w:rsidDel="00000000" w:rsidP="00000000" w:rsidRDefault="00000000" w:rsidRPr="00000000" w14:paraId="00000038">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7"/>
        </w:tabs>
        <w:spacing w:after="0" w:before="0" w:line="240" w:lineRule="auto"/>
        <w:ind w:left="357" w:right="25" w:firstLine="1439.000000000000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department will notify the patient of the approval or denial of the application through the electronic system designated by the department.</w:t>
      </w:r>
    </w:p>
    <w:p w:rsidR="00000000" w:rsidDel="00000000" w:rsidP="00000000" w:rsidRDefault="00000000" w:rsidRPr="00000000" w14:paraId="00000039">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7"/>
        </w:tabs>
        <w:spacing w:after="0" w:before="1" w:line="240" w:lineRule="auto"/>
        <w:ind w:left="357" w:right="563" w:firstLine="1439.000000000000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department may verify information contained in an application by reference to information submitted by a certifying clinician, and by otherwise contacting a certifying clinician to obtain information.</w:t>
      </w:r>
    </w:p>
    <w:p w:rsidR="00000000" w:rsidDel="00000000" w:rsidP="00000000" w:rsidRDefault="00000000" w:rsidRPr="00000000" w14:paraId="0000003A">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1797"/>
        </w:tabs>
        <w:spacing w:after="0" w:before="0" w:line="240" w:lineRule="auto"/>
        <w:ind w:left="357" w:right="114"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person whose application for patient enrollment is denied for failure to complete an application or failure to meet a submittal requirement of this rule may request a record review to be conducted by the department, in accordance with this rule.</w:t>
      </w:r>
    </w:p>
    <w:p w:rsidR="00000000" w:rsidDel="00000000" w:rsidP="00000000" w:rsidRDefault="00000000" w:rsidRPr="00000000" w14:paraId="0000003B">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1797"/>
        </w:tabs>
        <w:spacing w:after="0" w:before="1" w:line="240" w:lineRule="auto"/>
        <w:ind w:left="357" w:right="53" w:firstLine="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qualified patient’s enrollment in the medical psilocybin program shall expire two years after the initial date of enrollment. If additional treatment is needed, a qualified patient may re-enroll if their enrollment has expired.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5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[7.35.3.8 NMAC - N, xx/xx/2026]</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1"/>
        <w:numPr>
          <w:ilvl w:val="3"/>
          <w:numId w:val="8"/>
        </w:numPr>
        <w:tabs>
          <w:tab w:val="left" w:leader="none" w:pos="1797"/>
        </w:tabs>
        <w:spacing w:after="0" w:before="0" w:line="240" w:lineRule="auto"/>
        <w:ind w:left="1797" w:right="0" w:hanging="1440"/>
        <w:jc w:val="left"/>
        <w:rPr/>
      </w:pPr>
      <w:r w:rsidDel="00000000" w:rsidR="00000000" w:rsidRPr="00000000">
        <w:rPr>
          <w:rtl w:val="0"/>
        </w:rPr>
        <w:t xml:space="preserve">CERTIFYING CLINICIAN, PRACTITIONER, AND FACILITATOR APPLICATION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PROCESS: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individual may apply for certification as a certifying clinician, practitioner, or facilitator in the medical psilocybin program in accordance with this rule. The applicant shall submit a completed application packet through the electronic system designated by the department.</w:t>
      </w:r>
    </w:p>
    <w:p w:rsidR="00000000" w:rsidDel="00000000" w:rsidP="00000000" w:rsidRDefault="00000000" w:rsidRPr="00000000" w14:paraId="00000040">
      <w:pPr>
        <w:pStyle w:val="Heading2"/>
        <w:numPr>
          <w:ilvl w:val="4"/>
          <w:numId w:val="8"/>
        </w:numPr>
        <w:tabs>
          <w:tab w:val="left" w:leader="none" w:pos="1799"/>
        </w:tabs>
        <w:spacing w:after="0" w:before="0" w:line="228" w:lineRule="auto"/>
        <w:ind w:left="1799" w:right="0" w:hanging="723"/>
        <w:jc w:val="left"/>
        <w:rPr/>
      </w:pPr>
      <w:r w:rsidDel="00000000" w:rsidR="00000000" w:rsidRPr="00000000">
        <w:rPr>
          <w:rtl w:val="0"/>
        </w:rPr>
        <w:t xml:space="preserve">Approval and denial; certification period:</w:t>
      </w:r>
    </w:p>
    <w:p w:rsidR="00000000" w:rsidDel="00000000" w:rsidP="00000000" w:rsidRDefault="00000000" w:rsidRPr="00000000" w14:paraId="00000041">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359" w:right="126"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Once the department has received a completed application, it will review the application and render a decision within 30 calendar days.</w:t>
      </w:r>
    </w:p>
    <w:p w:rsidR="00000000" w:rsidDel="00000000" w:rsidP="00000000" w:rsidRDefault="00000000" w:rsidRPr="00000000" w14:paraId="00000042">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359" w:right="504"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department will notify the applicant of the approval or denial of the application through the electronic system designated by the department.</w:t>
      </w:r>
    </w:p>
    <w:p w:rsidR="00000000" w:rsidDel="00000000" w:rsidP="00000000" w:rsidRDefault="00000000" w:rsidRPr="00000000" w14:paraId="00000043">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359" w:right="55"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the application is approved, the certification shall be effective on the date of notice and shall be valid for two years.</w:t>
      </w:r>
    </w:p>
    <w:p w:rsidR="00000000" w:rsidDel="00000000" w:rsidP="00000000" w:rsidRDefault="00000000" w:rsidRPr="00000000" w14:paraId="00000044">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359" w:right="108"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the department denies an application, the department shall provide notice of the denial within 30 calendar days in accordance with this rule.</w:t>
      </w:r>
    </w:p>
    <w:p w:rsidR="00000000" w:rsidDel="00000000" w:rsidP="00000000" w:rsidRDefault="00000000" w:rsidRPr="00000000" w14:paraId="00000045">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29"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the application is denied, the applicant may re-apply within six months.</w:t>
      </w:r>
    </w:p>
    <w:p w:rsidR="00000000" w:rsidDel="00000000" w:rsidP="00000000" w:rsidRDefault="00000000" w:rsidRPr="00000000" w14:paraId="00000046">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29"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applicant who is denied a second time may not re-apply for six months from the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280" w:top="1360" w:left="1080" w:right="144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denial.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w:t>
      </w:r>
    </w:p>
    <w:p w:rsidR="00000000" w:rsidDel="00000000" w:rsidP="00000000" w:rsidRDefault="00000000" w:rsidRPr="00000000" w14:paraId="0000004A">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1758"/>
        </w:tabs>
        <w:spacing w:after="0" w:before="80" w:line="240" w:lineRule="auto"/>
        <w:ind w:left="1758" w:right="0" w:hanging="720"/>
        <w:jc w:val="left"/>
        <w:rPr>
          <w:smallCaps w:val="0"/>
          <w:strike w:val="0"/>
          <w:color w:val="00000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applicant whose application is denied may appeal the denial in accordance with this</w:t>
      </w:r>
    </w:p>
    <w:p w:rsidR="00000000" w:rsidDel="00000000" w:rsidP="00000000" w:rsidRDefault="00000000" w:rsidRPr="00000000" w14:paraId="0000004B">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1038"/>
        </w:tabs>
        <w:spacing w:after="0" w:before="229" w:line="240" w:lineRule="auto"/>
        <w:ind w:left="1038" w:right="0" w:hanging="720"/>
        <w:jc w:val="left"/>
        <w:rPr>
          <w:smallCaps w:val="0"/>
          <w:strike w:val="0"/>
          <w:color w:val="000000"/>
          <w:u w:val="none"/>
          <w:shd w:fill="auto" w:val="clear"/>
          <w:vertAlign w:val="baseline"/>
        </w:rPr>
        <w:sectPr>
          <w:type w:val="nextPage"/>
          <w:pgSz w:h="15840" w:w="12240" w:orient="portrait"/>
          <w:pgMar w:bottom="280" w:top="1360" w:left="1080" w:right="1440" w:header="360" w:footer="360"/>
          <w:cols w:equalWidth="0" w:num="2">
            <w:col w:space="40" w:w="4840"/>
            <w:col w:space="0" w:w="4840"/>
          </w:cols>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Renewal of certification; submittal deadline: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Applicants for renewal of certification shall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submit a completed renewal application packet through the electronic system designated by the department no more than 60 days and no less than 30 days prior to the expiration of their current certification.</w:t>
      </w:r>
    </w:p>
    <w:p w:rsidR="00000000" w:rsidDel="00000000" w:rsidP="00000000" w:rsidRDefault="00000000" w:rsidRPr="00000000" w14:paraId="0000004D">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1799"/>
        </w:tabs>
        <w:spacing w:after="0" w:before="1" w:line="240" w:lineRule="auto"/>
        <w:ind w:left="359" w:right="613"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General application requirements: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applicant for certification as a certifying clinician, practitioner, or facilitator shall submit the following as part of their completed application packet, using the electronic system designated by the department:</w:t>
      </w:r>
    </w:p>
    <w:p w:rsidR="00000000" w:rsidDel="00000000" w:rsidP="00000000" w:rsidRDefault="00000000" w:rsidRPr="00000000" w14:paraId="0000004E">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29"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Applicant’s legal name, address, telephone number, and e-mail address;</w:t>
      </w:r>
    </w:p>
    <w:p w:rsidR="00000000" w:rsidDel="00000000" w:rsidP="00000000" w:rsidRDefault="00000000" w:rsidRPr="00000000" w14:paraId="0000004F">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1"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legible copy of the applicant’s driver’s license or comparable photo identification card;</w:t>
      </w:r>
    </w:p>
    <w:p w:rsidR="00000000" w:rsidDel="00000000" w:rsidP="00000000" w:rsidRDefault="00000000" w:rsidRPr="00000000" w14:paraId="00000050">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359" w:right="102"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Documentation that the applicant has completed the applicable educational requirements and practicum requirements;</w:t>
      </w:r>
    </w:p>
    <w:p w:rsidR="00000000" w:rsidDel="00000000" w:rsidP="00000000" w:rsidRDefault="00000000" w:rsidRPr="00000000" w14:paraId="00000051">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1" w:line="240" w:lineRule="auto"/>
        <w:ind w:left="2519" w:right="0" w:hanging="720"/>
        <w:jc w:val="left"/>
        <w:rPr>
          <w:smallCaps w:val="0"/>
          <w:strike w:val="0"/>
          <w:color w:val="000000"/>
          <w:u w:val="none"/>
          <w:shd w:fill="auto" w:val="clear"/>
          <w:vertAlign w:val="baseline"/>
        </w:rPr>
        <w:sectPr>
          <w:type w:val="continuous"/>
          <w:pgSz w:h="15840" w:w="12240" w:orient="portrait"/>
          <w:pgMar w:bottom="280" w:top="1360" w:left="1080" w:right="144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Documentation of satisfaction of continuing education requirements (if applying for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720" w:lineRule="auto"/>
        <w:ind w:left="359" w:right="3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renewal); address);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offender;</w:t>
      </w:r>
    </w:p>
    <w:p w:rsidR="00000000" w:rsidDel="00000000" w:rsidP="00000000" w:rsidRDefault="00000000" w:rsidRPr="00000000" w14:paraId="00000054">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1079"/>
        </w:tabs>
        <w:spacing w:after="0" w:before="229" w:line="240" w:lineRule="auto"/>
        <w:ind w:left="1079" w:right="0" w:hanging="720"/>
        <w:jc w:val="left"/>
        <w:rPr>
          <w:smallCaps w:val="0"/>
          <w:strike w:val="0"/>
          <w:color w:val="00000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 affirmation and consent forms:</w:t>
      </w:r>
    </w:p>
    <w:p w:rsidR="00000000" w:rsidDel="00000000" w:rsidP="00000000" w:rsidRDefault="00000000" w:rsidRPr="00000000" w14:paraId="00000055">
      <w:pPr>
        <w:keepNext w:val="0"/>
        <w:keepLines w:val="0"/>
        <w:pageBreakBefore w:val="0"/>
        <w:widowControl w:val="0"/>
        <w:numPr>
          <w:ilvl w:val="6"/>
          <w:numId w:val="8"/>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179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Consent to publication of contact information (name, phone number, e-mail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6"/>
          <w:numId w:val="8"/>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179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Affirmation that all of the information submitted is true and accurate; and</w:t>
      </w:r>
    </w:p>
    <w:p w:rsidR="00000000" w:rsidDel="00000000" w:rsidP="00000000" w:rsidRDefault="00000000" w:rsidRPr="00000000" w14:paraId="00000058">
      <w:pPr>
        <w:keepNext w:val="0"/>
        <w:keepLines w:val="0"/>
        <w:pageBreakBefore w:val="0"/>
        <w:widowControl w:val="0"/>
        <w:numPr>
          <w:ilvl w:val="6"/>
          <w:numId w:val="8"/>
        </w:numPr>
        <w:pBdr>
          <w:top w:space="0" w:sz="0" w:val="nil"/>
          <w:left w:space="0" w:sz="0" w:val="nil"/>
          <w:bottom w:space="0" w:sz="0" w:val="nil"/>
          <w:right w:space="0" w:sz="0" w:val="nil"/>
          <w:between w:space="0" w:sz="0" w:val="nil"/>
        </w:pBdr>
        <w:shd w:fill="auto" w:val="clear"/>
        <w:tabs>
          <w:tab w:val="left" w:leader="none" w:pos="1798"/>
        </w:tabs>
        <w:spacing w:after="0" w:before="1" w:line="240" w:lineRule="auto"/>
        <w:ind w:left="1798" w:right="0" w:hanging="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Attestation that the applicant is not registered in any jurisdiction as a sex</w:t>
      </w:r>
    </w:p>
    <w:p w:rsidR="00000000" w:rsidDel="00000000" w:rsidP="00000000" w:rsidRDefault="00000000" w:rsidRPr="00000000" w14:paraId="00000059">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1078"/>
        </w:tabs>
        <w:spacing w:after="0" w:before="228" w:line="240" w:lineRule="auto"/>
        <w:ind w:left="1078" w:right="0" w:hanging="719"/>
        <w:jc w:val="left"/>
        <w:rPr>
          <w:smallCaps w:val="0"/>
          <w:strike w:val="0"/>
          <w:color w:val="000000"/>
          <w:u w:val="none"/>
          <w:shd w:fill="auto" w:val="clear"/>
          <w:vertAlign w:val="baseline"/>
        </w:rPr>
        <w:sectPr>
          <w:type w:val="continuous"/>
          <w:pgSz w:h="15840" w:w="12240" w:orient="portrait"/>
          <w:pgMar w:bottom="280" w:top="1360" w:left="1080" w:right="1440" w:header="360" w:footer="360"/>
          <w:cols w:equalWidth="0" w:num="2">
            <w:col w:space="283" w:w="4718.5"/>
            <w:col w:space="0" w:w="4718.5"/>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applicant’s signature and date of application submittal.</w:t>
      </w:r>
    </w:p>
    <w:p w:rsidR="00000000" w:rsidDel="00000000" w:rsidP="00000000" w:rsidRDefault="00000000" w:rsidRPr="00000000" w14:paraId="0000005A">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1798"/>
        </w:tabs>
        <w:spacing w:after="0" w:before="1" w:line="240" w:lineRule="auto"/>
        <w:ind w:left="358" w:right="440"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Certifying clinician application requirements: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applicant for certification as a certifying clinician shall additionally submit the following, using the electronic system designated by the department:</w:t>
      </w:r>
    </w:p>
    <w:p w:rsidR="00000000" w:rsidDel="00000000" w:rsidP="00000000" w:rsidRDefault="00000000" w:rsidRPr="00000000" w14:paraId="0000005B">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8"/>
        </w:tabs>
        <w:spacing w:after="0" w:before="1" w:line="240"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Documentation of current professional license to practice in New Mexico (e.g. MD, NP);</w:t>
      </w:r>
    </w:p>
    <w:p w:rsidR="00000000" w:rsidDel="00000000" w:rsidP="00000000" w:rsidRDefault="00000000" w:rsidRPr="00000000" w14:paraId="0000005C">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8"/>
        </w:tabs>
        <w:spacing w:after="0" w:before="0" w:line="229"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NM controlled substance number;</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518"/>
        </w:tabs>
        <w:spacing w:after="0" w:before="0" w:line="229"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Documentation of HIPAA certification completed within the preceding two years;</w:t>
      </w:r>
    </w:p>
    <w:p w:rsidR="00000000" w:rsidDel="00000000" w:rsidP="00000000" w:rsidRDefault="00000000" w:rsidRPr="00000000" w14:paraId="0000005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518"/>
        </w:tabs>
        <w:spacing w:after="0" w:before="1" w:line="240"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 W-9 form; and</w:t>
      </w:r>
    </w:p>
    <w:p w:rsidR="00000000" w:rsidDel="00000000" w:rsidP="00000000" w:rsidRDefault="00000000" w:rsidRPr="00000000" w14:paraId="0000005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Such additional information as the department may reasonably require.</w:t>
      </w:r>
    </w:p>
    <w:p w:rsidR="00000000" w:rsidDel="00000000" w:rsidP="00000000" w:rsidRDefault="00000000" w:rsidRPr="00000000" w14:paraId="00000060">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1798"/>
        </w:tabs>
        <w:spacing w:after="0" w:before="1" w:line="240" w:lineRule="auto"/>
        <w:ind w:left="358" w:right="487"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Practitioner application requirements: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applicant for certification as a practitioner shall additionally submit the following, using the electronic system designated by the department:</w:t>
      </w:r>
    </w:p>
    <w:p w:rsidR="00000000" w:rsidDel="00000000" w:rsidP="00000000" w:rsidRDefault="00000000" w:rsidRPr="00000000" w14:paraId="00000061">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8"/>
        </w:tabs>
        <w:spacing w:after="0" w:before="1" w:line="240" w:lineRule="auto"/>
        <w:ind w:left="2518" w:right="0" w:hanging="720"/>
        <w:jc w:val="left"/>
        <w:rPr>
          <w:smallCaps w:val="0"/>
          <w:strike w:val="0"/>
          <w:color w:val="000000"/>
          <w:u w:val="none"/>
          <w:shd w:fill="auto" w:val="clear"/>
          <w:vertAlign w:val="baseline"/>
        </w:rPr>
        <w:sectPr>
          <w:type w:val="continuous"/>
          <w:pgSz w:h="15840" w:w="12240" w:orient="portrait"/>
          <w:pgMar w:bottom="280" w:top="1360" w:left="1080" w:right="1440" w:header="360" w:footer="360"/>
        </w:sectPr>
      </w:pPr>
      <w:sdt>
        <w:sdtPr>
          <w:id w:val="1311130846"/>
          <w:tag w:val="goog_rdk_0"/>
        </w:sdtPr>
        <w:sdtContent>
          <w:commentRangeStart w:id="0"/>
        </w:sdtContent>
      </w:sdt>
      <w:sdt>
        <w:sdtPr>
          <w:id w:val="-173763542"/>
          <w:tag w:val="goog_rdk_1"/>
        </w:sdtPr>
        <w:sdtContent>
          <w:commentRangeStart w:id="1"/>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Documentation of current professional license to practice in New Mexico (e.g. PSY,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5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LSW, LCSW);</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921"/>
        </w:tabs>
        <w:spacing w:after="0" w:before="228" w:line="240" w:lineRule="auto"/>
        <w:ind w:left="921" w:right="0" w:hanging="720"/>
        <w:jc w:val="left"/>
        <w:rPr>
          <w:smallCaps w:val="0"/>
          <w:strike w:val="0"/>
          <w:color w:val="00000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Documentation of completion of the department-approved practicum requirements;</w:t>
      </w:r>
    </w:p>
    <w:p w:rsidR="00000000" w:rsidDel="00000000" w:rsidP="00000000" w:rsidRDefault="00000000" w:rsidRPr="00000000" w14:paraId="00000064">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921"/>
        </w:tabs>
        <w:spacing w:after="0" w:before="1" w:line="240" w:lineRule="auto"/>
        <w:ind w:left="921"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Documentation of current:</w:t>
      </w:r>
    </w:p>
    <w:p w:rsidR="00000000" w:rsidDel="00000000" w:rsidP="00000000" w:rsidRDefault="00000000" w:rsidRPr="00000000" w14:paraId="00000065">
      <w:pPr>
        <w:keepNext w:val="0"/>
        <w:keepLines w:val="0"/>
        <w:pageBreakBefore w:val="0"/>
        <w:widowControl w:val="0"/>
        <w:numPr>
          <w:ilvl w:val="6"/>
          <w:numId w:val="8"/>
        </w:numPr>
        <w:pBdr>
          <w:top w:space="0" w:sz="0" w:val="nil"/>
          <w:left w:space="0" w:sz="0" w:val="nil"/>
          <w:bottom w:space="0" w:sz="0" w:val="nil"/>
          <w:right w:space="0" w:sz="0" w:val="nil"/>
          <w:between w:space="0" w:sz="0" w:val="nil"/>
        </w:pBdr>
        <w:shd w:fill="auto" w:val="clear"/>
        <w:tabs>
          <w:tab w:val="left" w:leader="none" w:pos="1641"/>
        </w:tabs>
        <w:spacing w:after="0" w:before="0" w:line="240" w:lineRule="auto"/>
        <w:ind w:left="1641"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Basic life support (BLS) certification;</w:t>
      </w:r>
    </w:p>
    <w:p w:rsidR="00000000" w:rsidDel="00000000" w:rsidP="00000000" w:rsidRDefault="00000000" w:rsidRPr="00000000" w14:paraId="00000066">
      <w:pPr>
        <w:keepNext w:val="0"/>
        <w:keepLines w:val="0"/>
        <w:pageBreakBefore w:val="0"/>
        <w:widowControl w:val="0"/>
        <w:numPr>
          <w:ilvl w:val="6"/>
          <w:numId w:val="8"/>
        </w:numPr>
        <w:pBdr>
          <w:top w:space="0" w:sz="0" w:val="nil"/>
          <w:left w:space="0" w:sz="0" w:val="nil"/>
          <w:bottom w:space="0" w:sz="0" w:val="nil"/>
          <w:right w:space="0" w:sz="0" w:val="nil"/>
          <w:between w:space="0" w:sz="0" w:val="nil"/>
        </w:pBdr>
        <w:shd w:fill="auto" w:val="clear"/>
        <w:tabs>
          <w:tab w:val="left" w:leader="none" w:pos="1641"/>
        </w:tabs>
        <w:spacing w:after="0" w:before="1" w:line="240" w:lineRule="auto"/>
        <w:ind w:left="1641" w:right="0" w:hanging="720"/>
        <w:jc w:val="left"/>
        <w:rPr>
          <w:smallCaps w:val="0"/>
          <w:strike w:val="0"/>
          <w:color w:val="000000"/>
          <w:u w:val="none"/>
          <w:shd w:fill="auto" w:val="clear"/>
          <w:vertAlign w:val="baseline"/>
        </w:rPr>
        <w:sectPr>
          <w:type w:val="continuous"/>
          <w:pgSz w:h="15840" w:w="12240" w:orient="portrait"/>
          <w:pgMar w:bottom="280" w:top="1360" w:left="1080" w:right="1440" w:header="360" w:footer="360"/>
          <w:cols w:equalWidth="0" w:num="2">
            <w:col w:space="40" w:w="4840"/>
            <w:col w:space="0" w:w="4840"/>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Both cardiopulmonary resuscitation (CPR) and automated external defibrillator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5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(AED) certification; or</w:t>
      </w:r>
    </w:p>
    <w:p w:rsidR="00000000" w:rsidDel="00000000" w:rsidP="00000000" w:rsidRDefault="00000000" w:rsidRPr="00000000" w14:paraId="00000068">
      <w:pPr>
        <w:keepNext w:val="0"/>
        <w:keepLines w:val="0"/>
        <w:pageBreakBefore w:val="0"/>
        <w:widowControl w:val="0"/>
        <w:numPr>
          <w:ilvl w:val="6"/>
          <w:numId w:val="8"/>
        </w:numPr>
        <w:pBdr>
          <w:top w:space="0" w:sz="0" w:val="nil"/>
          <w:left w:space="0" w:sz="0" w:val="nil"/>
          <w:bottom w:space="0" w:sz="0" w:val="nil"/>
          <w:right w:space="0" w:sz="0" w:val="nil"/>
          <w:between w:space="0" w:sz="0" w:val="nil"/>
        </w:pBdr>
        <w:shd w:fill="auto" w:val="clear"/>
        <w:tabs>
          <w:tab w:val="left" w:leader="none" w:pos="3237"/>
        </w:tabs>
        <w:spacing w:after="0" w:before="0" w:line="229" w:lineRule="auto"/>
        <w:ind w:left="3237"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Licensure as a New Mexico emergency medical technician (e.g., EMT-basic,</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EMT-intermediate, EMT-paramedic);</w:t>
      </w:r>
    </w:p>
    <w:p w:rsidR="00000000" w:rsidDel="00000000" w:rsidP="00000000" w:rsidRDefault="00000000" w:rsidRPr="00000000" w14:paraId="0000006A">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6"/>
        </w:tabs>
        <w:spacing w:after="0" w:before="0" w:line="240" w:lineRule="auto"/>
        <w:ind w:left="2516" w:right="0" w:hanging="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Documentation of HIPAA certification completed within the preceding two years;</w:t>
      </w:r>
    </w:p>
    <w:p w:rsidR="00000000" w:rsidDel="00000000" w:rsidP="00000000" w:rsidRDefault="00000000" w:rsidRPr="00000000" w14:paraId="0000006B">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6"/>
        </w:tabs>
        <w:spacing w:after="0" w:before="1" w:line="240" w:lineRule="auto"/>
        <w:ind w:left="2516"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 W-9 form; and</w:t>
      </w:r>
    </w:p>
    <w:p w:rsidR="00000000" w:rsidDel="00000000" w:rsidP="00000000" w:rsidRDefault="00000000" w:rsidRPr="00000000" w14:paraId="0000006C">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6"/>
        </w:tabs>
        <w:spacing w:after="0" w:before="0" w:line="227" w:lineRule="auto"/>
        <w:ind w:left="2516"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Such additional information as the department may reasonably require.</w:t>
      </w:r>
    </w:p>
    <w:p w:rsidR="00000000" w:rsidDel="00000000" w:rsidP="00000000" w:rsidRDefault="00000000" w:rsidRPr="00000000" w14:paraId="0000006D">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59" w:right="763" w:firstLine="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Facilitator application requirements: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applicant for certification as a facilitator shall additionally submit the following, using the electronic system designated by the department:</w:t>
      </w:r>
    </w:p>
    <w:p w:rsidR="00000000" w:rsidDel="00000000" w:rsidP="00000000" w:rsidRDefault="00000000" w:rsidRPr="00000000" w14:paraId="0000006E">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Documentation of completion of the department-approved practicum requirements;</w:t>
      </w:r>
    </w:p>
    <w:p w:rsidR="00000000" w:rsidDel="00000000" w:rsidP="00000000" w:rsidRDefault="00000000" w:rsidRPr="00000000" w14:paraId="0000006F">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Documentation of current:</w:t>
      </w:r>
    </w:p>
    <w:p w:rsidR="00000000" w:rsidDel="00000000" w:rsidP="00000000" w:rsidRDefault="00000000" w:rsidRPr="00000000" w14:paraId="00000070">
      <w:pPr>
        <w:keepNext w:val="0"/>
        <w:keepLines w:val="0"/>
        <w:pageBreakBefore w:val="0"/>
        <w:widowControl w:val="0"/>
        <w:numPr>
          <w:ilvl w:val="6"/>
          <w:numId w:val="8"/>
        </w:numPr>
        <w:pBdr>
          <w:top w:space="0" w:sz="0" w:val="nil"/>
          <w:left w:space="0" w:sz="0" w:val="nil"/>
          <w:bottom w:space="0" w:sz="0" w:val="nil"/>
          <w:right w:space="0" w:sz="0" w:val="nil"/>
          <w:between w:space="0" w:sz="0" w:val="nil"/>
        </w:pBdr>
        <w:shd w:fill="auto" w:val="clear"/>
        <w:tabs>
          <w:tab w:val="left" w:leader="none" w:pos="3239"/>
        </w:tabs>
        <w:spacing w:after="0" w:before="0" w:line="240" w:lineRule="auto"/>
        <w:ind w:left="323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Basic life support (BLS) certification;</w:t>
      </w:r>
    </w:p>
    <w:p w:rsidR="00000000" w:rsidDel="00000000" w:rsidP="00000000" w:rsidRDefault="00000000" w:rsidRPr="00000000" w14:paraId="00000071">
      <w:pPr>
        <w:keepNext w:val="0"/>
        <w:keepLines w:val="0"/>
        <w:pageBreakBefore w:val="0"/>
        <w:widowControl w:val="0"/>
        <w:numPr>
          <w:ilvl w:val="6"/>
          <w:numId w:val="8"/>
        </w:numPr>
        <w:pBdr>
          <w:top w:space="0" w:sz="0" w:val="nil"/>
          <w:left w:space="0" w:sz="0" w:val="nil"/>
          <w:bottom w:space="0" w:sz="0" w:val="nil"/>
          <w:right w:space="0" w:sz="0" w:val="nil"/>
          <w:between w:space="0" w:sz="0" w:val="nil"/>
        </w:pBdr>
        <w:shd w:fill="auto" w:val="clear"/>
        <w:tabs>
          <w:tab w:val="left" w:leader="none" w:pos="3239"/>
        </w:tabs>
        <w:spacing w:after="0" w:before="0" w:line="240" w:lineRule="auto"/>
        <w:ind w:left="323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Both cardiopulmonary resuscitation (CPR) and automated external defibrillator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(AED) certification; or</w:t>
      </w:r>
    </w:p>
    <w:p w:rsidR="00000000" w:rsidDel="00000000" w:rsidP="00000000" w:rsidRDefault="00000000" w:rsidRPr="00000000" w14:paraId="00000073">
      <w:pPr>
        <w:keepNext w:val="0"/>
        <w:keepLines w:val="0"/>
        <w:pageBreakBefore w:val="0"/>
        <w:widowControl w:val="0"/>
        <w:numPr>
          <w:ilvl w:val="6"/>
          <w:numId w:val="8"/>
        </w:numPr>
        <w:pBdr>
          <w:top w:space="0" w:sz="0" w:val="nil"/>
          <w:left w:space="0" w:sz="0" w:val="nil"/>
          <w:bottom w:space="0" w:sz="0" w:val="nil"/>
          <w:right w:space="0" w:sz="0" w:val="nil"/>
          <w:between w:space="0" w:sz="0" w:val="nil"/>
        </w:pBdr>
        <w:shd w:fill="auto" w:val="clear"/>
        <w:tabs>
          <w:tab w:val="left" w:leader="none" w:pos="3239"/>
        </w:tabs>
        <w:spacing w:after="0" w:before="0" w:line="240" w:lineRule="auto"/>
        <w:ind w:left="323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Licensure as a New Mexico emergency medical technician (e.g., EMT-basic,</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EMT-intermediate, EMT-paramedic);</w:t>
      </w:r>
    </w:p>
    <w:p w:rsidR="00000000" w:rsidDel="00000000" w:rsidP="00000000" w:rsidRDefault="00000000" w:rsidRPr="00000000" w14:paraId="00000075">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Documentation of HIPAA certification completed within the preceding two years;</w:t>
      </w:r>
    </w:p>
    <w:p w:rsidR="00000000" w:rsidDel="00000000" w:rsidP="00000000" w:rsidRDefault="00000000" w:rsidRPr="00000000" w14:paraId="00000076">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8"/>
        </w:tabs>
        <w:spacing w:after="0" w:before="1" w:line="240"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 W-9 form; and</w:t>
      </w:r>
    </w:p>
    <w:p w:rsidR="00000000" w:rsidDel="00000000" w:rsidP="00000000" w:rsidRDefault="00000000" w:rsidRPr="00000000" w14:paraId="00000077">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358" w:right="1517" w:firstLine="1440"/>
        <w:jc w:val="left"/>
        <w:rPr>
          <w:smallCaps w:val="0"/>
          <w:strike w:val="0"/>
          <w:color w:val="000000"/>
          <w:u w:val="none"/>
          <w:shd w:fill="auto" w:val="clear"/>
          <w:vertAlign w:val="baseline"/>
        </w:rPr>
        <w:sectPr>
          <w:type w:val="continuous"/>
          <w:pgSz w:h="15840" w:w="12240" w:orient="portrait"/>
          <w:pgMar w:bottom="280" w:top="1360" w:left="1080" w:right="144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Such additional information as the department may reasonably require. [7.35.3.9 NMAC - N, xx/xx/2026]</w:t>
      </w:r>
    </w:p>
    <w:p w:rsidR="00000000" w:rsidDel="00000000" w:rsidP="00000000" w:rsidRDefault="00000000" w:rsidRPr="00000000" w14:paraId="00000078">
      <w:pPr>
        <w:pStyle w:val="Heading1"/>
        <w:numPr>
          <w:ilvl w:val="3"/>
          <w:numId w:val="8"/>
        </w:numPr>
        <w:tabs>
          <w:tab w:val="left" w:leader="none" w:pos="1799"/>
        </w:tabs>
        <w:spacing w:after="0" w:before="80" w:line="240" w:lineRule="auto"/>
        <w:ind w:left="359" w:right="372" w:firstLine="0"/>
        <w:jc w:val="left"/>
        <w:rPr/>
      </w:pPr>
      <w:r w:rsidDel="00000000" w:rsidR="00000000" w:rsidRPr="00000000">
        <w:rPr>
          <w:rtl w:val="0"/>
        </w:rPr>
        <w:t xml:space="preserve">APPLICATION PROCESS FOR CERTIFICATION AS A CERTIFYING CLINICIAN, PRACTITIONER, OR FACILITATOR BASED ON EDUCATIONAL PROGRAMS FROM OTHER JURISDICTIONS:</w:t>
      </w:r>
    </w:p>
    <w:p w:rsidR="00000000" w:rsidDel="00000000" w:rsidP="00000000" w:rsidRDefault="00000000" w:rsidRPr="00000000" w14:paraId="00000079">
      <w:pPr>
        <w:pStyle w:val="Heading2"/>
        <w:numPr>
          <w:ilvl w:val="4"/>
          <w:numId w:val="8"/>
        </w:numPr>
        <w:tabs>
          <w:tab w:val="left" w:leader="none" w:pos="1799"/>
        </w:tabs>
        <w:spacing w:after="0" w:before="0" w:line="229" w:lineRule="auto"/>
        <w:ind w:left="1799" w:right="0" w:hanging="720"/>
        <w:jc w:val="left"/>
        <w:rPr/>
      </w:pPr>
      <w:r w:rsidDel="00000000" w:rsidR="00000000" w:rsidRPr="00000000">
        <w:rPr>
          <w:rtl w:val="0"/>
        </w:rPr>
        <w:t xml:space="preserve">List of department-approved psilocybin educational programs from other jurisdictions:</w:t>
      </w:r>
    </w:p>
    <w:p w:rsidR="00000000" w:rsidDel="00000000" w:rsidP="00000000" w:rsidRDefault="00000000" w:rsidRPr="00000000" w14:paraId="0000007A">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1" w:line="240" w:lineRule="auto"/>
        <w:ind w:left="359" w:right="9"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department shall maintain a list of psilocybin educational programs from other jurisdictions that have been identified by the department as being equivalent to the didactic educational requirements applicable for New Mexico certification, and that may be utilized as a basis for certification pursuant to this rule section.</w:t>
      </w:r>
    </w:p>
    <w:p w:rsidR="00000000" w:rsidDel="00000000" w:rsidP="00000000" w:rsidRDefault="00000000" w:rsidRPr="00000000" w14:paraId="0000007B">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6"/>
        </w:tabs>
        <w:spacing w:after="0" w:before="0" w:line="240" w:lineRule="auto"/>
        <w:ind w:left="359" w:right="129" w:firstLine="143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Educational programs shall be added to the list when an application for certification as a certifying clinician, practitioner, or facilitator is submitted and approved based on the applicant’s completion of the out-of-state educational program.</w:t>
      </w:r>
    </w:p>
    <w:p w:rsidR="00000000" w:rsidDel="00000000" w:rsidP="00000000" w:rsidRDefault="00000000" w:rsidRPr="00000000" w14:paraId="0000007C">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8"/>
        </w:tabs>
        <w:spacing w:after="0" w:before="1" w:line="240" w:lineRule="auto"/>
        <w:ind w:left="358" w:right="43"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Such educational programs shall include both government-approved psilocybin educational programs from other jurisdictions (including but not limited to psilocybin educational programs approved by the states of Oregon and Colorado as of December 31, 2027), and psilocybin educational programs developed in collaboration with higher institutes of education or government-approved psychedelic research studies.</w:t>
      </w:r>
    </w:p>
    <w:p w:rsidR="00000000" w:rsidDel="00000000" w:rsidP="00000000" w:rsidRDefault="00000000" w:rsidRPr="00000000" w14:paraId="0000007D">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358" w:right="626"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Educational programs that are added to the department list of approved psilocybin educational programs from other jurisdictions shall remain on the list for two years, except that:</w:t>
      </w:r>
    </w:p>
    <w:p w:rsidR="00000000" w:rsidDel="00000000" w:rsidP="00000000" w:rsidRDefault="00000000" w:rsidRPr="00000000" w14:paraId="0000007E">
      <w:pPr>
        <w:keepNext w:val="0"/>
        <w:keepLines w:val="0"/>
        <w:pageBreakBefore w:val="0"/>
        <w:widowControl w:val="0"/>
        <w:numPr>
          <w:ilvl w:val="6"/>
          <w:numId w:val="8"/>
        </w:numPr>
        <w:pBdr>
          <w:top w:space="0" w:sz="0" w:val="nil"/>
          <w:left w:space="0" w:sz="0" w:val="nil"/>
          <w:bottom w:space="0" w:sz="0" w:val="nil"/>
          <w:right w:space="0" w:sz="0" w:val="nil"/>
          <w:between w:space="0" w:sz="0" w:val="nil"/>
        </w:pBdr>
        <w:shd w:fill="auto" w:val="clear"/>
        <w:tabs>
          <w:tab w:val="left" w:leader="none" w:pos="3239"/>
        </w:tabs>
        <w:spacing w:after="0" w:before="0" w:line="240" w:lineRule="auto"/>
        <w:ind w:left="359" w:right="84" w:firstLine="21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Educational programs that have been added to the department approved list will be removed if they lose certification, approval, or licensure from their issuing jurisdiction; and</w:t>
      </w:r>
    </w:p>
    <w:p w:rsidR="00000000" w:rsidDel="00000000" w:rsidP="00000000" w:rsidRDefault="00000000" w:rsidRPr="00000000" w14:paraId="0000007F">
      <w:pPr>
        <w:keepNext w:val="0"/>
        <w:keepLines w:val="0"/>
        <w:pageBreakBefore w:val="0"/>
        <w:widowControl w:val="0"/>
        <w:numPr>
          <w:ilvl w:val="6"/>
          <w:numId w:val="8"/>
        </w:numPr>
        <w:pBdr>
          <w:top w:space="0" w:sz="0" w:val="nil"/>
          <w:left w:space="0" w:sz="0" w:val="nil"/>
          <w:bottom w:space="0" w:sz="0" w:val="nil"/>
          <w:right w:space="0" w:sz="0" w:val="nil"/>
          <w:between w:space="0" w:sz="0" w:val="nil"/>
        </w:pBdr>
        <w:shd w:fill="auto" w:val="clear"/>
        <w:tabs>
          <w:tab w:val="left" w:leader="none" w:pos="3239"/>
        </w:tabs>
        <w:spacing w:after="0" w:before="0" w:line="240" w:lineRule="auto"/>
        <w:ind w:left="359" w:right="125" w:firstLine="21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educational program from the department list of approved psilocybin educational programs from other jurisdictions may be removed if the department determines that the didactic requirements of the educational program are no longer equivalent to those applicable for New Mexico certification.</w:t>
      </w:r>
    </w:p>
    <w:p w:rsidR="00000000" w:rsidDel="00000000" w:rsidP="00000000" w:rsidRDefault="00000000" w:rsidRPr="00000000" w14:paraId="00000080">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359" w:right="52"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Consistent with this rule, educational programs that are included on the list of approved educational programs from other jurisdictions do not hold certification under this rule, and shall not be entitled to an administrative appeal in the event that the educational program is removed from the list.</w:t>
      </w:r>
    </w:p>
    <w:p w:rsidR="00000000" w:rsidDel="00000000" w:rsidP="00000000" w:rsidRDefault="00000000" w:rsidRPr="00000000" w14:paraId="00000081">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60" w:right="35"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Applications for certification based on a psilocybin educational program from another jurisdiction: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individual may apply for certification to be either a certifying clinician, practitioner, or facilitator in New Mexico on the basis of having completed a psilocybin educational program from another jurisdiction. An applicant for such certification shall submit the following, using the electronic system designated by the department:</w:t>
      </w:r>
    </w:p>
    <w:p w:rsidR="00000000" w:rsidDel="00000000" w:rsidP="00000000" w:rsidRDefault="00000000" w:rsidRPr="00000000" w14:paraId="00000082">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360" w:right="82"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of the information and documentation required for a certifying clinician, practitioner, or facilitator under the preceding section of this rule;</w:t>
      </w:r>
    </w:p>
    <w:p w:rsidR="00000000" w:rsidDel="00000000" w:rsidP="00000000" w:rsidRDefault="00000000" w:rsidRPr="00000000" w14:paraId="00000083">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29"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Documentation of either:</w:t>
      </w:r>
    </w:p>
    <w:p w:rsidR="00000000" w:rsidDel="00000000" w:rsidP="00000000" w:rsidRDefault="00000000" w:rsidRPr="00000000" w14:paraId="00000084">
      <w:pPr>
        <w:keepNext w:val="0"/>
        <w:keepLines w:val="0"/>
        <w:pageBreakBefore w:val="0"/>
        <w:widowControl w:val="0"/>
        <w:numPr>
          <w:ilvl w:val="6"/>
          <w:numId w:val="8"/>
        </w:numPr>
        <w:pBdr>
          <w:top w:space="0" w:sz="0" w:val="nil"/>
          <w:left w:space="0" w:sz="0" w:val="nil"/>
          <w:bottom w:space="0" w:sz="0" w:val="nil"/>
          <w:right w:space="0" w:sz="0" w:val="nil"/>
          <w:between w:space="0" w:sz="0" w:val="nil"/>
        </w:pBdr>
        <w:shd w:fill="auto" w:val="clear"/>
        <w:tabs>
          <w:tab w:val="left" w:leader="none" w:pos="3239"/>
        </w:tabs>
        <w:spacing w:after="0" w:before="1" w:line="240" w:lineRule="auto"/>
        <w:ind w:left="359" w:right="355" w:firstLine="21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Completion of a government approved psilocybin educational program from another jurisdiction, which shall include:</w:t>
      </w:r>
    </w:p>
    <w:p w:rsidR="00000000" w:rsidDel="00000000" w:rsidP="00000000" w:rsidRDefault="00000000" w:rsidRPr="00000000" w14:paraId="00000085">
      <w:pPr>
        <w:keepNext w:val="0"/>
        <w:keepLines w:val="0"/>
        <w:pageBreakBefore w:val="0"/>
        <w:widowControl w:val="0"/>
        <w:numPr>
          <w:ilvl w:val="7"/>
          <w:numId w:val="8"/>
        </w:numPr>
        <w:pBdr>
          <w:top w:space="0" w:sz="0" w:val="nil"/>
          <w:left w:space="0" w:sz="0" w:val="nil"/>
          <w:bottom w:space="0" w:sz="0" w:val="nil"/>
          <w:right w:space="0" w:sz="0" w:val="nil"/>
          <w:between w:space="0" w:sz="0" w:val="nil"/>
        </w:pBdr>
        <w:shd w:fill="auto" w:val="clear"/>
        <w:tabs>
          <w:tab w:val="left" w:leader="none" w:pos="3959"/>
        </w:tabs>
        <w:spacing w:after="0" w:before="1" w:line="240" w:lineRule="auto"/>
        <w:ind w:left="359" w:right="559" w:firstLine="287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Documentation that the curriculum of the educational program is equivalent to the didactic educational requirements applicable for New Mexico certification; and</w:t>
      </w:r>
    </w:p>
    <w:p w:rsidR="00000000" w:rsidDel="00000000" w:rsidP="00000000" w:rsidRDefault="00000000" w:rsidRPr="00000000" w14:paraId="00000086">
      <w:pPr>
        <w:keepNext w:val="0"/>
        <w:keepLines w:val="0"/>
        <w:pageBreakBefore w:val="0"/>
        <w:widowControl w:val="0"/>
        <w:numPr>
          <w:ilvl w:val="7"/>
          <w:numId w:val="8"/>
        </w:numPr>
        <w:pBdr>
          <w:top w:space="0" w:sz="0" w:val="nil"/>
          <w:left w:space="0" w:sz="0" w:val="nil"/>
          <w:bottom w:space="0" w:sz="0" w:val="nil"/>
          <w:right w:space="0" w:sz="0" w:val="nil"/>
          <w:between w:space="0" w:sz="0" w:val="nil"/>
        </w:pBdr>
        <w:shd w:fill="auto" w:val="clear"/>
        <w:tabs>
          <w:tab w:val="left" w:leader="none" w:pos="3959"/>
        </w:tabs>
        <w:spacing w:after="0" w:before="0" w:line="240" w:lineRule="auto"/>
        <w:ind w:left="358" w:right="1229" w:firstLine="28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all applications received on or after January 1, 2028, documentation of a third-party evaluation of the curriculum demonstrating such equivalency;</w:t>
      </w:r>
    </w:p>
    <w:p w:rsidR="00000000" w:rsidDel="00000000" w:rsidP="00000000" w:rsidRDefault="00000000" w:rsidRPr="00000000" w14:paraId="00000087">
      <w:pPr>
        <w:keepNext w:val="0"/>
        <w:keepLines w:val="0"/>
        <w:pageBreakBefore w:val="0"/>
        <w:widowControl w:val="0"/>
        <w:numPr>
          <w:ilvl w:val="6"/>
          <w:numId w:val="8"/>
        </w:numPr>
        <w:pBdr>
          <w:top w:space="0" w:sz="0" w:val="nil"/>
          <w:left w:space="0" w:sz="0" w:val="nil"/>
          <w:bottom w:space="0" w:sz="0" w:val="nil"/>
          <w:right w:space="0" w:sz="0" w:val="nil"/>
          <w:between w:space="0" w:sz="0" w:val="nil"/>
        </w:pBdr>
        <w:shd w:fill="auto" w:val="clear"/>
        <w:tabs>
          <w:tab w:val="left" w:leader="none" w:pos="3238"/>
        </w:tabs>
        <w:spacing w:after="0" w:before="0" w:line="240" w:lineRule="auto"/>
        <w:ind w:left="358" w:right="12" w:firstLine="21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Completion of a psilocybin educational program from another jurisdiction that is developed in collaboration with higher education institutions or government-approved psychedelic research studies, which shall include:</w:t>
      </w:r>
    </w:p>
    <w:p w:rsidR="00000000" w:rsidDel="00000000" w:rsidP="00000000" w:rsidRDefault="00000000" w:rsidRPr="00000000" w14:paraId="00000088">
      <w:pPr>
        <w:keepNext w:val="0"/>
        <w:keepLines w:val="0"/>
        <w:pageBreakBefore w:val="0"/>
        <w:widowControl w:val="0"/>
        <w:numPr>
          <w:ilvl w:val="7"/>
          <w:numId w:val="8"/>
        </w:numPr>
        <w:pBdr>
          <w:top w:space="0" w:sz="0" w:val="nil"/>
          <w:left w:space="0" w:sz="0" w:val="nil"/>
          <w:bottom w:space="0" w:sz="0" w:val="nil"/>
          <w:right w:space="0" w:sz="0" w:val="nil"/>
          <w:between w:space="0" w:sz="0" w:val="nil"/>
        </w:pBdr>
        <w:shd w:fill="auto" w:val="clear"/>
        <w:tabs>
          <w:tab w:val="left" w:leader="none" w:pos="3958"/>
        </w:tabs>
        <w:spacing w:after="0" w:before="1" w:line="240" w:lineRule="auto"/>
        <w:ind w:left="358" w:right="559" w:firstLine="287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Documentation that the curriculum of the educational program is equivalent to the didactic educational requirements applicable for New Mexico certification, and</w:t>
      </w:r>
    </w:p>
    <w:p w:rsidR="00000000" w:rsidDel="00000000" w:rsidP="00000000" w:rsidRDefault="00000000" w:rsidRPr="00000000" w14:paraId="00000089">
      <w:pPr>
        <w:keepNext w:val="0"/>
        <w:keepLines w:val="0"/>
        <w:pageBreakBefore w:val="0"/>
        <w:widowControl w:val="0"/>
        <w:numPr>
          <w:ilvl w:val="7"/>
          <w:numId w:val="8"/>
        </w:numPr>
        <w:pBdr>
          <w:top w:space="0" w:sz="0" w:val="nil"/>
          <w:left w:space="0" w:sz="0" w:val="nil"/>
          <w:bottom w:space="0" w:sz="0" w:val="nil"/>
          <w:right w:space="0" w:sz="0" w:val="nil"/>
          <w:between w:space="0" w:sz="0" w:val="nil"/>
        </w:pBdr>
        <w:shd w:fill="auto" w:val="clear"/>
        <w:tabs>
          <w:tab w:val="left" w:leader="none" w:pos="3958"/>
        </w:tabs>
        <w:spacing w:after="0" w:before="0" w:line="240" w:lineRule="auto"/>
        <w:ind w:left="358" w:right="1230" w:firstLine="28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all applications received on or after January 1, 2028, documentation of a third-party evaluation of the curriculum demonstrating such equivalency; or</w:t>
      </w:r>
    </w:p>
    <w:p w:rsidR="00000000" w:rsidDel="00000000" w:rsidP="00000000" w:rsidRDefault="00000000" w:rsidRPr="00000000" w14:paraId="0000008A">
      <w:pPr>
        <w:keepNext w:val="0"/>
        <w:keepLines w:val="0"/>
        <w:pageBreakBefore w:val="0"/>
        <w:widowControl w:val="0"/>
        <w:numPr>
          <w:ilvl w:val="6"/>
          <w:numId w:val="8"/>
        </w:numPr>
        <w:pBdr>
          <w:top w:space="0" w:sz="0" w:val="nil"/>
          <w:left w:space="0" w:sz="0" w:val="nil"/>
          <w:bottom w:space="0" w:sz="0" w:val="nil"/>
          <w:right w:space="0" w:sz="0" w:val="nil"/>
          <w:between w:space="0" w:sz="0" w:val="nil"/>
        </w:pBdr>
        <w:shd w:fill="auto" w:val="clear"/>
        <w:tabs>
          <w:tab w:val="left" w:leader="none" w:pos="3239"/>
        </w:tabs>
        <w:spacing w:after="0" w:before="0" w:line="240" w:lineRule="auto"/>
        <w:ind w:left="359" w:right="275" w:firstLine="21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Completion of an educational program that is currently included on the list of department-approved psilocybin educational programs from other jurisdictions.</w:t>
      </w:r>
    </w:p>
    <w:p w:rsidR="00000000" w:rsidDel="00000000" w:rsidP="00000000" w:rsidRDefault="00000000" w:rsidRPr="00000000" w14:paraId="0000008B">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28"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Documentation of completion of the New Mexico required educational module; and</w:t>
      </w:r>
    </w:p>
    <w:p w:rsidR="00000000" w:rsidDel="00000000" w:rsidP="00000000" w:rsidRDefault="00000000" w:rsidRPr="00000000" w14:paraId="0000008C">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359" w:right="426"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Documentation of completion of practicum or practice with the minimum number of patients and hours as required by this rule.</w:t>
      </w:r>
    </w:p>
    <w:p w:rsidR="00000000" w:rsidDel="00000000" w:rsidP="00000000" w:rsidRDefault="00000000" w:rsidRPr="00000000" w14:paraId="0000008D">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59" w:right="186" w:firstLine="720"/>
        <w:jc w:val="left"/>
        <w:rPr>
          <w:smallCaps w:val="0"/>
          <w:strike w:val="0"/>
          <w:color w:val="000000"/>
          <w:u w:val="none"/>
          <w:shd w:fill="auto" w:val="clear"/>
          <w:vertAlign w:val="baseline"/>
        </w:rPr>
        <w:sectPr>
          <w:type w:val="nextPage"/>
          <w:pgSz w:h="15840" w:w="12240" w:orient="portrait"/>
          <w:pgMar w:bottom="280" w:top="1360" w:left="1080" w:right="1440"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Application approval and denial; certification period: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the application is approved, the certification shall be effective on the date of notice and shall be valid for two years. If the department denies an application, the department shall provide notice of the denial in accordance with this rule. If the application is denied, the applicant may re-apply within six months. An applicant who is denied a second time may not re-apply for six months from the denial. An applicant whose application is denied may appeal the denial in accordance with this rule.</w:t>
      </w:r>
    </w:p>
    <w:p w:rsidR="00000000" w:rsidDel="00000000" w:rsidP="00000000" w:rsidRDefault="00000000" w:rsidRPr="00000000" w14:paraId="0000008E">
      <w:pPr>
        <w:pStyle w:val="Heading2"/>
        <w:numPr>
          <w:ilvl w:val="4"/>
          <w:numId w:val="8"/>
        </w:numPr>
        <w:tabs>
          <w:tab w:val="left" w:leader="none" w:pos="1799"/>
        </w:tabs>
        <w:spacing w:after="0" w:before="80" w:line="240" w:lineRule="auto"/>
        <w:ind w:left="1799" w:right="0" w:hanging="720"/>
        <w:jc w:val="left"/>
        <w:rPr/>
      </w:pPr>
      <w:r w:rsidDel="00000000" w:rsidR="00000000" w:rsidRPr="00000000">
        <w:rPr>
          <w:rtl w:val="0"/>
        </w:rPr>
        <w:t xml:space="preserve">Waiver of practicum requirements:</w:t>
      </w:r>
    </w:p>
    <w:p w:rsidR="00000000" w:rsidDel="00000000" w:rsidP="00000000" w:rsidRDefault="00000000" w:rsidRPr="00000000" w14:paraId="0000008F">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1" w:line="240" w:lineRule="auto"/>
        <w:ind w:left="360" w:right="19"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applicant for certification as a practitioner or facilitator on the basis of an educational program from another jurisdiction, whose application is received by the department by December 31, 2027, shall not be required to complete the full practicum hours required by New Mexico, but shall demonstrate completion of at least 40 hours of contact time with a minimum of two separate individual sessions and two separate group sessions for preparation, administration, and integrative therapy with psilocybin treatment.</w:t>
      </w:r>
    </w:p>
    <w:p w:rsidR="00000000" w:rsidDel="00000000" w:rsidP="00000000" w:rsidRDefault="00000000" w:rsidRPr="00000000" w14:paraId="00000090">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360" w:right="465"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department may otherwise waive, temporarily suspend, or reduce the practicum requirements for individuals applying on the basis of having completed a psilocybin educational program from another jurisdiction, in order to facilitate the certifying of individuals trained by other governmental approved programs to build the initial infrastructure of the program.</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[7.35.3.10 NMAC - N, xx/xx/2026]</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1"/>
        <w:numPr>
          <w:ilvl w:val="3"/>
          <w:numId w:val="8"/>
        </w:numPr>
        <w:tabs>
          <w:tab w:val="left" w:leader="none" w:pos="1800"/>
        </w:tabs>
        <w:spacing w:after="0" w:before="0" w:line="240" w:lineRule="auto"/>
        <w:ind w:left="360" w:right="670" w:firstLine="0"/>
        <w:jc w:val="left"/>
        <w:rPr/>
      </w:pPr>
      <w:r w:rsidDel="00000000" w:rsidR="00000000" w:rsidRPr="00000000">
        <w:rPr>
          <w:rtl w:val="0"/>
        </w:rPr>
        <w:t xml:space="preserve">APPLICATION PROCESS FOR HEALING CENTERS AND OTHER APPROVED LOCATIONS:</w:t>
      </w:r>
    </w:p>
    <w:p w:rsidR="00000000" w:rsidDel="00000000" w:rsidP="00000000" w:rsidRDefault="00000000" w:rsidRPr="00000000" w14:paraId="0000009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360" w:right="172"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Applications for healing centers: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applicant seeking certification as a healing center shall submit a complete application through the electronic system designated by the department. A complete application shall include, at minimum, the following:</w:t>
      </w:r>
    </w:p>
    <w:p w:rsidR="00000000" w:rsidDel="00000000" w:rsidP="00000000" w:rsidRDefault="00000000" w:rsidRPr="00000000" w14:paraId="0000009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Applicant’s legal name, address, telephone number, and e-mail address;</w:t>
      </w:r>
    </w:p>
    <w:p w:rsidR="00000000" w:rsidDel="00000000" w:rsidP="00000000" w:rsidRDefault="00000000" w:rsidRPr="00000000" w14:paraId="0000009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359" w:right="908"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Names and contact information of primary contact person(s) and any affiliated practitioners or facilitators;</w:t>
      </w:r>
    </w:p>
    <w:p w:rsidR="00000000" w:rsidDel="00000000" w:rsidP="00000000" w:rsidRDefault="00000000" w:rsidRPr="00000000" w14:paraId="0000009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19"/>
        </w:tabs>
        <w:spacing w:after="0" w:before="0" w:line="229"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organizational chart depicting the applicant’s governance and operational structure;</w:t>
      </w:r>
    </w:p>
    <w:p w:rsidR="00000000" w:rsidDel="00000000" w:rsidP="00000000" w:rsidRDefault="00000000" w:rsidRPr="00000000" w14:paraId="0000009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19"/>
        </w:tabs>
        <w:spacing w:after="0" w:before="1"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Proof of registration with the New Mexico secretary of state;</w:t>
      </w:r>
    </w:p>
    <w:p w:rsidR="00000000" w:rsidDel="00000000" w:rsidP="00000000" w:rsidRDefault="00000000" w:rsidRPr="00000000" w14:paraId="0000009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Proof of registration with the New Mexico taxation and revenue department;</w:t>
      </w:r>
    </w:p>
    <w:p w:rsidR="00000000" w:rsidDel="00000000" w:rsidP="00000000" w:rsidRDefault="00000000" w:rsidRPr="00000000" w14:paraId="0000009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18"/>
        </w:tabs>
        <w:spacing w:after="0" w:before="1" w:line="240" w:lineRule="auto"/>
        <w:ind w:left="2518" w:right="0" w:hanging="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Copies of any required business licenses issued by applicable New Mexico cities or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5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counties;</w:t>
      </w:r>
    </w:p>
    <w:p w:rsidR="00000000" w:rsidDel="00000000" w:rsidP="00000000" w:rsidRDefault="00000000" w:rsidRPr="00000000" w14:paraId="0000009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certificate of occupancy for each location in New Mexico where the program will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conduct operations;</w:t>
      </w:r>
    </w:p>
    <w:p w:rsidR="00000000" w:rsidDel="00000000" w:rsidP="00000000" w:rsidRDefault="00000000" w:rsidRPr="00000000" w14:paraId="0000009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358" w:right="105"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Proof of ownership of any property on which medical psilocybin administration sessions will be conducted, or a signed, written statement from the owner of such property acknowledging that the owner understands that persons will be participating in the medical psilocybin program on the premises, and what those persons are authorized to do within the terms of their certification;</w:t>
      </w:r>
    </w:p>
    <w:p w:rsidR="00000000" w:rsidDel="00000000" w:rsidP="00000000" w:rsidRDefault="00000000" w:rsidRPr="00000000" w14:paraId="000000A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17"/>
        </w:tabs>
        <w:spacing w:after="0" w:before="0" w:line="240" w:lineRule="auto"/>
        <w:ind w:left="357" w:right="409"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Proof of compliance with applicable laws and regulations governing accessibility for individuals with disabilities;</w:t>
      </w:r>
    </w:p>
    <w:p w:rsidR="00000000" w:rsidDel="00000000" w:rsidP="00000000" w:rsidRDefault="00000000" w:rsidRPr="00000000" w14:paraId="000000A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17"/>
        </w:tabs>
        <w:spacing w:after="0" w:before="1" w:line="240" w:lineRule="auto"/>
        <w:ind w:left="1077" w:right="805" w:firstLine="719.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additional documentation reasonably requested by the department to verify compliance with applicable laws, regulations, or ordinances;</w:t>
      </w:r>
    </w:p>
    <w:p w:rsidR="00000000" w:rsidDel="00000000" w:rsidP="00000000" w:rsidRDefault="00000000" w:rsidRPr="00000000" w14:paraId="000000A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17"/>
        </w:tabs>
        <w:spacing w:after="0" w:before="1" w:line="240" w:lineRule="auto"/>
        <w:ind w:left="2517"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list of all owners or members of the board of directors, including corresponding contact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5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information;</w:t>
      </w:r>
    </w:p>
    <w:p w:rsidR="00000000" w:rsidDel="00000000" w:rsidP="00000000" w:rsidRDefault="00000000" w:rsidRPr="00000000" w14:paraId="000000A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16"/>
        </w:tabs>
        <w:spacing w:after="0" w:before="0" w:line="240" w:lineRule="auto"/>
        <w:ind w:left="2516" w:right="0" w:hanging="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Primary program contact information, including name, physical address, telephone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number, and e-mail address;</w:t>
      </w:r>
    </w:p>
    <w:p w:rsidR="00000000" w:rsidDel="00000000" w:rsidP="00000000" w:rsidRDefault="00000000" w:rsidRPr="00000000" w14:paraId="000000A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16"/>
        </w:tabs>
        <w:spacing w:after="0" w:before="0" w:line="240" w:lineRule="auto"/>
        <w:ind w:left="2516"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Record retention plan;</w:t>
      </w:r>
    </w:p>
    <w:p w:rsidR="00000000" w:rsidDel="00000000" w:rsidP="00000000" w:rsidRDefault="00000000" w:rsidRPr="00000000" w14:paraId="000000A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16"/>
        </w:tabs>
        <w:spacing w:after="0" w:before="1" w:line="229" w:lineRule="auto"/>
        <w:ind w:left="2516"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 for maintaining confidentiality of patient information;</w:t>
      </w:r>
    </w:p>
    <w:p w:rsidR="00000000" w:rsidDel="00000000" w:rsidP="00000000" w:rsidRDefault="00000000" w:rsidRPr="00000000" w14:paraId="000000A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16"/>
        </w:tabs>
        <w:spacing w:after="0" w:before="0" w:line="240" w:lineRule="auto"/>
        <w:ind w:left="356" w:right="158"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safety and emergency response plan appropriate to the location’s operational settings, to include adverse health event response and reporting;</w:t>
      </w:r>
    </w:p>
    <w:p w:rsidR="00000000" w:rsidDel="00000000" w:rsidP="00000000" w:rsidRDefault="00000000" w:rsidRPr="00000000" w14:paraId="000000A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15"/>
        </w:tabs>
        <w:spacing w:after="0" w:before="0" w:line="240" w:lineRule="auto"/>
        <w:ind w:left="2515" w:right="0" w:hanging="719"/>
        <w:jc w:val="left"/>
        <w:rPr>
          <w:smallCaps w:val="0"/>
          <w:strike w:val="0"/>
          <w:color w:val="000000"/>
          <w:u w:val="none"/>
          <w:shd w:fill="auto" w:val="clear"/>
          <w:vertAlign w:val="baseline"/>
        </w:rPr>
        <w:sectPr>
          <w:type w:val="nextPage"/>
          <w:pgSz w:h="15840" w:w="12240" w:orient="portrait"/>
          <w:pgMar w:bottom="280" w:top="1360" w:left="1080" w:right="144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written outline of the location’s complaint and grievance procedures available to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patients;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center;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5"/>
        </w:tabs>
        <w:spacing w:after="0" w:before="0" w:line="240" w:lineRule="auto"/>
        <w:ind w:left="1075" w:right="0" w:hanging="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 for secured storage for medical psilocybin;</w:t>
      </w:r>
    </w:p>
    <w:p w:rsidR="00000000" w:rsidDel="00000000" w:rsidP="00000000" w:rsidRDefault="00000000" w:rsidRPr="00000000" w14:paraId="000000B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5"/>
        </w:tabs>
        <w:spacing w:after="0" w:before="0" w:line="229" w:lineRule="auto"/>
        <w:ind w:left="1075"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Plans for wastage of any unused medical psilocybin;</w:t>
      </w:r>
    </w:p>
    <w:p w:rsidR="00000000" w:rsidDel="00000000" w:rsidP="00000000" w:rsidRDefault="00000000" w:rsidRPr="00000000" w14:paraId="000000B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5"/>
        </w:tabs>
        <w:spacing w:after="0" w:before="0" w:line="229" w:lineRule="auto"/>
        <w:ind w:left="1075"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 demonstrating how patient confidentiality will be maintained within the healing</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4"/>
        </w:tabs>
        <w:spacing w:after="0" w:before="0" w:line="240" w:lineRule="auto"/>
        <w:ind w:left="1074" w:right="0" w:hanging="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 for transparency and disclosure of fees for patients;</w:t>
      </w:r>
    </w:p>
    <w:p w:rsidR="00000000" w:rsidDel="00000000" w:rsidP="00000000" w:rsidRDefault="00000000" w:rsidRPr="00000000" w14:paraId="000000B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4"/>
        </w:tabs>
        <w:spacing w:after="0" w:before="1" w:line="240" w:lineRule="auto"/>
        <w:ind w:left="1074" w:right="0" w:hanging="720"/>
        <w:jc w:val="left"/>
        <w:rPr>
          <w:smallCaps w:val="0"/>
          <w:strike w:val="0"/>
          <w:color w:val="000000"/>
          <w:u w:val="none"/>
          <w:shd w:fill="auto" w:val="clear"/>
          <w:vertAlign w:val="baseline"/>
        </w:rPr>
        <w:sectPr>
          <w:type w:val="continuous"/>
          <w:pgSz w:h="15840" w:w="12240" w:orient="portrait"/>
          <w:pgMar w:bottom="280" w:top="1360" w:left="1080" w:right="1440" w:header="360" w:footer="360"/>
          <w:cols w:equalWidth="0" w:num="2">
            <w:col w:space="366" w:w="4677"/>
            <w:col w:space="0" w:w="4677"/>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Proof that the location has a functioning communication device which can reliably reach</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emergency medical services;</w:t>
      </w:r>
    </w:p>
    <w:p w:rsidR="00000000" w:rsidDel="00000000" w:rsidP="00000000" w:rsidRDefault="00000000" w:rsidRPr="00000000" w14:paraId="000000B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14"/>
        </w:tabs>
        <w:spacing w:after="0" w:before="1" w:line="240" w:lineRule="auto"/>
        <w:ind w:left="2514"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a location that intends to conduct administration sessions in an outdoor or natural</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5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280" w:top="1360" w:left="1080" w:right="144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environment:</w:t>
      </w:r>
    </w:p>
    <w:p w:rsidR="00000000" w:rsidDel="00000000" w:rsidP="00000000" w:rsidRDefault="00000000" w:rsidRPr="00000000" w14:paraId="000000B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239"/>
        </w:tabs>
        <w:spacing w:after="0" w:before="80" w:line="240" w:lineRule="auto"/>
        <w:ind w:left="359" w:right="1082" w:firstLine="21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detailed description of the outdoor administration area, including identification of safe entrances and exits, and verification that the area is free from hazards;</w:t>
      </w:r>
    </w:p>
    <w:p w:rsidR="00000000" w:rsidDel="00000000" w:rsidP="00000000" w:rsidRDefault="00000000" w:rsidRPr="00000000" w14:paraId="000000B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239"/>
        </w:tabs>
        <w:spacing w:after="0" w:before="0" w:line="229" w:lineRule="auto"/>
        <w:ind w:left="323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emergency safety and response plan;</w:t>
      </w:r>
    </w:p>
    <w:p w:rsidR="00000000" w:rsidDel="00000000" w:rsidP="00000000" w:rsidRDefault="00000000" w:rsidRPr="00000000" w14:paraId="000000B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238"/>
        </w:tabs>
        <w:spacing w:after="0" w:before="1" w:line="240" w:lineRule="auto"/>
        <w:ind w:left="358" w:right="506" w:firstLine="21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Proof that emergency medical services can reliably be contacted from, and respond to, the location at which medical psilocybin administration sessions will occur; and</w:t>
      </w:r>
    </w:p>
    <w:p w:rsidR="00000000" w:rsidDel="00000000" w:rsidP="00000000" w:rsidRDefault="00000000" w:rsidRPr="00000000" w14:paraId="000000B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236"/>
        </w:tabs>
        <w:spacing w:after="0" w:before="1" w:line="240" w:lineRule="auto"/>
        <w:ind w:left="358" w:right="111" w:firstLine="21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the natural environment setting is </w:t>
      </w:r>
      <w:sdt>
        <w:sdtPr>
          <w:id w:val="914191669"/>
          <w:tag w:val="goog_rdk_2"/>
        </w:sdtPr>
        <w:sdtContent>
          <w:commentRangeStart w:id="2"/>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minutes</w:t>
      </w:r>
      <w:commentRangeEnd w:id="2"/>
      <w:r w:rsidDel="00000000" w:rsidR="00000000" w:rsidRPr="00000000">
        <w:commentReference w:id="2"/>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or more away from emergency medical service response or a hospital, urgent care, or other emergency medical services, then there must be at least two individuals present who are not receiving treatment and who have:</w:t>
      </w:r>
    </w:p>
    <w:p w:rsidR="00000000" w:rsidDel="00000000" w:rsidP="00000000" w:rsidRDefault="00000000" w:rsidRPr="00000000" w14:paraId="000000BD">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3957"/>
        </w:tabs>
        <w:spacing w:after="0" w:before="0" w:line="229" w:lineRule="auto"/>
        <w:ind w:left="3957" w:right="0" w:hanging="719.0000000000003"/>
        <w:jc w:val="both"/>
        <w:rPr>
          <w:smallCaps w:val="0"/>
          <w:strike w:val="0"/>
          <w:color w:val="000000"/>
          <w:u w:val="none"/>
          <w:shd w:fill="auto" w:val="clear"/>
          <w:vertAlign w:val="baseline"/>
        </w:rPr>
      </w:pPr>
      <w:sdt>
        <w:sdtPr>
          <w:id w:val="22023672"/>
          <w:tag w:val="goog_rdk_3"/>
        </w:sdtPr>
        <w:sdtContent>
          <w:commentRangeStart w:id="3"/>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Wilderness first aid certification;</w:t>
      </w:r>
    </w:p>
    <w:p w:rsidR="00000000" w:rsidDel="00000000" w:rsidP="00000000" w:rsidRDefault="00000000" w:rsidRPr="00000000" w14:paraId="000000BE">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3954"/>
        </w:tabs>
        <w:spacing w:after="0" w:before="0" w:line="240" w:lineRule="auto"/>
        <w:ind w:left="3954" w:right="0" w:hanging="716.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Wilderness first responder certification; </w:t>
      </w:r>
      <w:commentRangeEnd w:id="3"/>
      <w:r w:rsidDel="00000000" w:rsidR="00000000" w:rsidRPr="00000000">
        <w:commentReference w:id="3"/>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w:t>
      </w:r>
    </w:p>
    <w:sdt>
      <w:sdtPr>
        <w:id w:val="2036519402"/>
        <w:tag w:val="goog_rdk_5"/>
      </w:sdtPr>
      <w:sdtContent>
        <w:p w:rsidR="00000000" w:rsidDel="00000000" w:rsidP="00000000" w:rsidRDefault="00000000" w:rsidRPr="00000000" w14:paraId="000000BF">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3952"/>
            </w:tabs>
            <w:spacing w:after="0" w:before="1" w:line="240" w:lineRule="auto"/>
            <w:ind w:left="357" w:right="52" w:firstLine="2880"/>
            <w:jc w:val="both"/>
            <w:rPr>
              <w:ins w:author="Denali Wilson" w:id="0" w:date="2026-07-25T21:40:05Z"/>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Licensure as a New Mexico emergency medical technician (e.g., EMT-basic, EMT-intermediate, EMT-paramedic); and</w:t>
          </w:r>
          <w:sdt>
            <w:sdtPr>
              <w:id w:val="1823684766"/>
              <w:tag w:val="goog_rdk_4"/>
            </w:sdtPr>
            <w:sdtContent>
              <w:ins w:author="Denali Wilson" w:id="0" w:date="2026-07-25T21:40:05Z">
                <w:r w:rsidDel="00000000" w:rsidR="00000000" w:rsidRPr="00000000">
                  <w:rPr>
                    <w:rtl w:val="0"/>
                  </w:rPr>
                </w:r>
              </w:ins>
            </w:sdtContent>
          </w:sdt>
        </w:p>
      </w:sdtContent>
    </w:sdt>
    <w:sdt>
      <w:sdtPr>
        <w:id w:val="-402801514"/>
        <w:tag w:val="goog_rdk_13"/>
      </w:sdtPr>
      <w:sdtContent>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52"/>
            </w:tabs>
            <w:spacing w:after="0" w:before="1" w:line="240" w:lineRule="auto"/>
            <w:ind w:left="0" w:right="52" w:firstLine="0"/>
            <w:jc w:val="both"/>
            <w:rPr>
              <w:rFonts w:ascii="Arial" w:cs="Arial" w:eastAsia="Arial" w:hAnsi="Arial"/>
              <w:b w:val="0"/>
              <w:bCs w:val="0"/>
              <w:i w:val="0"/>
              <w:iCs w:val="0"/>
              <w:smallCaps w:val="0"/>
              <w:strike w:val="0"/>
              <w:color w:val="000000"/>
              <w:sz w:val="22"/>
              <w:szCs w:val="22"/>
              <w:u w:val="none"/>
              <w:shd w:fill="auto" w:val="clear"/>
              <w:vertAlign w:val="baseline"/>
              <w:rPrChange w:author="Denali Wilson" w:id="1" w:date="2026-07-25T21:40:05Z">
                <w:rPr>
                  <w:smallCaps w:val="0"/>
                  <w:strike w:val="0"/>
                  <w:color w:val="000000"/>
                  <w:u w:val="none"/>
                  <w:shd w:fill="auto" w:val="clear"/>
                  <w:vertAlign w:val="baseline"/>
                </w:rPr>
              </w:rPrChange>
            </w:rPr>
            <w:pPrChange w:author="Denali Wilson" w:id="0" w:date="2026-07-25T21:40:05Z">
              <w:pPr>
                <w:keepNext w:val="0"/>
                <w:keepLines w:val="0"/>
                <w:pageBreakBefore w:val="0"/>
                <w:widowControl w:val="0"/>
                <w:numPr>
                  <w:ilvl w:val="3"/>
                  <w:numId w:val="6"/>
                </w:numPr>
                <w:pBdr>
                  <w:top w:space="0" w:sz="0" w:val="nil"/>
                  <w:left w:space="0" w:sz="0" w:val="nil"/>
                  <w:bottom w:space="0" w:sz="0" w:val="nil"/>
                  <w:right w:space="0" w:sz="0" w:val="nil"/>
                  <w:between w:space="0" w:sz="0" w:val="nil"/>
                </w:pBdr>
                <w:shd w:fill="auto" w:val="clear"/>
                <w:tabs>
                  <w:tab w:val="left" w:leader="none" w:pos="3952"/>
                </w:tabs>
                <w:spacing w:after="0" w:before="1" w:line="240" w:lineRule="auto"/>
                <w:ind w:left="357" w:right="52" w:firstLine="2880"/>
                <w:jc w:val="both"/>
              </w:pPr>
            </w:pPrChange>
          </w:pPr>
          <w:sdt>
            <w:sdtPr>
              <w:id w:val="1741024661"/>
              <w:tag w:val="goog_rdk_6"/>
            </w:sdtPr>
            <w:sdtContent>
              <w:ins w:author="Denali Wilson" w:id="0" w:date="2026-07-25T21:40:05Z"/>
              <w:sdt>
                <w:sdtPr>
                  <w:id w:val="-1605961256"/>
                  <w:tag w:val="goog_rdk_7"/>
                </w:sdtPr>
                <w:sdtContent>
                  <w:commentRangeStart w:id="4"/>
                </w:sdtContent>
              </w:sdt>
              <w:ins w:author="Denali Wilson" w:id="0" w:date="2026-07-25T21:40:05Z">
                <w:sdt>
                  <w:sdtPr>
                    <w:id w:val="1262906620"/>
                    <w:tag w:val="goog_rdk_8"/>
                  </w:sdtPr>
                  <w:sdtContent>
                    <w:r w:rsidDel="00000000" w:rsidR="00000000" w:rsidRPr="00000000">
                      <w:rPr>
                        <w:sz w:val="20"/>
                        <w:szCs w:val="20"/>
                        <w:highlight w:val="white"/>
                        <w:rtl w:val="0"/>
                        <w:rPrChange w:author="Denali Wilson" w:id="1" w:date="2026-07-25T21:40:05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For the purposes</w:t>
                    </w:r>
                  </w:sdtContent>
                </w:sdt>
                <w:commentRangeEnd w:id="4"/>
                <w:r w:rsidDel="00000000" w:rsidR="00000000" w:rsidRPr="00000000">
                  <w:commentReference w:id="4"/>
                </w:r>
                <w:sdt>
                  <w:sdtPr>
                    <w:id w:val="1770752836"/>
                    <w:tag w:val="goog_rdk_9"/>
                  </w:sdtPr>
                  <w:sdtContent>
                    <w:r w:rsidDel="00000000" w:rsidR="00000000" w:rsidRPr="00000000">
                      <w:rPr>
                        <w:sz w:val="20"/>
                        <w:szCs w:val="20"/>
                        <w:highlight w:val="white"/>
                        <w:rtl w:val="0"/>
                        <w:rPrChange w:author="Denali Wilson" w:id="1" w:date="2026-07-25T21:40:05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 of this section, an individual is a DOH-permitted practitioner, a DOH-premitted facilitator, or an individual who is a DOH registered student with an approved training program who has completed a minimum of 30 practicum hours and who is accompanied by a DOH-permitted </w:t>
                    </w:r>
                  </w:sdtContent>
                </w:sdt>
                <w:sdt>
                  <w:sdtPr>
                    <w:id w:val="98302349"/>
                    <w:tag w:val="goog_rdk_10"/>
                  </w:sdtPr>
                  <w:sdtContent>
                    <w:r w:rsidDel="00000000" w:rsidR="00000000" w:rsidRPr="00000000">
                      <w:rPr>
                        <w:sz w:val="20"/>
                        <w:szCs w:val="20"/>
                        <w:highlight w:val="white"/>
                        <w:rtl w:val="0"/>
                        <w:rPrChange w:author="Denali Wilson" w:id="1" w:date="2026-07-25T21:40:05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practitioner</w:t>
                    </w:r>
                  </w:sdtContent>
                </w:sdt>
                <w:sdt>
                  <w:sdtPr>
                    <w:id w:val="1324616042"/>
                    <w:tag w:val="goog_rdk_11"/>
                  </w:sdtPr>
                  <w:sdtContent>
                    <w:r w:rsidDel="00000000" w:rsidR="00000000" w:rsidRPr="00000000">
                      <w:rPr>
                        <w:sz w:val="20"/>
                        <w:szCs w:val="20"/>
                        <w:highlight w:val="white"/>
                        <w:rtl w:val="0"/>
                        <w:rPrChange w:author="Denali Wilson" w:id="1" w:date="2026-07-25T21:40:05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w:t>
                    </w:r>
                  </w:sdtContent>
                </w:sdt>
              </w:ins>
            </w:sdtContent>
          </w:sdt>
          <w:sdt>
            <w:sdtPr>
              <w:id w:val="-361414098"/>
              <w:tag w:val="goog_rdk_12"/>
            </w:sdtPr>
            <w:sdtContent>
              <w:r w:rsidDel="00000000" w:rsidR="00000000" w:rsidRPr="00000000">
                <w:rPr>
                  <w:rtl w:val="0"/>
                </w:rPr>
              </w:r>
            </w:sdtContent>
          </w:sdt>
        </w:p>
      </w:sdtContent>
    </w:sdt>
    <w:p w:rsidR="00000000" w:rsidDel="00000000" w:rsidP="00000000" w:rsidRDefault="00000000" w:rsidRPr="00000000" w14:paraId="000000C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234"/>
        </w:tabs>
        <w:spacing w:after="0" w:before="1" w:line="240" w:lineRule="auto"/>
        <w:ind w:left="356" w:right="126" w:firstLine="21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the natural environment setting is </w:t>
      </w:r>
      <w:sdt>
        <w:sdtPr>
          <w:id w:val="1562089136"/>
          <w:tag w:val="goog_rdk_14"/>
        </w:sdtPr>
        <w:sdtContent>
          <w:commentRangeStart w:id="5"/>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minutes </w:t>
      </w:r>
      <w:commentRangeEnd w:id="5"/>
      <w:r w:rsidDel="00000000" w:rsidR="00000000" w:rsidRPr="00000000">
        <w:commentReference w:id="5"/>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 more away from emergency medical service response or a hospital, urgent care, or other emergency medical services, then there must be a basic first aid kit and an AED on site;</w:t>
      </w:r>
    </w:p>
    <w:p w:rsidR="00000000" w:rsidDel="00000000" w:rsidP="00000000" w:rsidRDefault="00000000" w:rsidRPr="00000000" w14:paraId="000000C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13"/>
        </w:tabs>
        <w:spacing w:after="0" w:before="0" w:line="229" w:lineRule="auto"/>
        <w:ind w:left="2513" w:right="0" w:hanging="716.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Completed affirmation and consent forms:</w:t>
      </w:r>
    </w:p>
    <w:p w:rsidR="00000000" w:rsidDel="00000000" w:rsidP="00000000" w:rsidRDefault="00000000" w:rsidRPr="00000000" w14:paraId="000000C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235"/>
        </w:tabs>
        <w:spacing w:after="0" w:before="0" w:line="240" w:lineRule="auto"/>
        <w:ind w:left="356" w:right="419" w:firstLine="21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Consent to publication of contact information (name, phone number, e-mail address, website), if certified;</w:t>
      </w:r>
    </w:p>
    <w:p w:rsidR="00000000" w:rsidDel="00000000" w:rsidP="00000000" w:rsidRDefault="00000000" w:rsidRPr="00000000" w14:paraId="000000C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235"/>
        </w:tabs>
        <w:spacing w:after="0" w:before="1" w:line="240" w:lineRule="auto"/>
        <w:ind w:left="3235"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Affirmation that all of the information submitted is true and accurate; and</w:t>
      </w:r>
    </w:p>
    <w:p w:rsidR="00000000" w:rsidDel="00000000" w:rsidP="00000000" w:rsidRDefault="00000000" w:rsidRPr="00000000" w14:paraId="000000C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3235"/>
        </w:tabs>
        <w:spacing w:after="0" w:before="1" w:line="240" w:lineRule="auto"/>
        <w:ind w:left="355" w:right="310" w:firstLine="21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Attestation that no persons associated with the applicant are registered in any jurisdiction as a sex offender;</w:t>
      </w:r>
    </w:p>
    <w:p w:rsidR="00000000" w:rsidDel="00000000" w:rsidP="00000000" w:rsidRDefault="00000000" w:rsidRPr="00000000" w14:paraId="000000C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15"/>
        </w:tabs>
        <w:spacing w:after="0" w:before="0" w:line="229" w:lineRule="auto"/>
        <w:ind w:left="2515"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Signature of authorized representative and date of application submittal; and</w:t>
      </w:r>
    </w:p>
    <w:p w:rsidR="00000000" w:rsidDel="00000000" w:rsidP="00000000" w:rsidRDefault="00000000" w:rsidRPr="00000000" w14:paraId="000000C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514"/>
        </w:tabs>
        <w:spacing w:after="0" w:before="0" w:line="240" w:lineRule="auto"/>
        <w:ind w:left="2514" w:right="0" w:hanging="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Such additional information as the department may reasonably require.</w:t>
      </w:r>
    </w:p>
    <w:p w:rsidR="00000000" w:rsidDel="00000000" w:rsidP="00000000" w:rsidRDefault="00000000" w:rsidRPr="00000000" w14:paraId="000000C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799"/>
        </w:tabs>
        <w:spacing w:after="0" w:before="1" w:line="240" w:lineRule="auto"/>
        <w:ind w:left="359" w:right="42" w:firstLine="7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Applications for other approved locations: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practitioner or facilitator may apply for temporary department certification of an “other approved location”. Other approved locations are physical locations at which medical psilocybin is intended to be consumed, that are not locations of healing centers. Such locations may be certified if a qualified patient is unable to be physically transported to a healing center, for other reasons of medical necessity, for purposes of improving patient access in rural and frontier counties, or to enable treatment to occur in a natural environment setting. Such locations may include a patient’s residence, or another temporary location. An applicant who seeks certification of such a location shall submit a complete application using the electronic system designated by the department. A complete application shall include, at minimum, the following:</w:t>
      </w:r>
    </w:p>
    <w:p w:rsidR="00000000" w:rsidDel="00000000" w:rsidP="00000000" w:rsidRDefault="00000000" w:rsidRPr="00000000" w14:paraId="000000C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0" w:line="227"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Address and description of the location to be utilized;</w:t>
      </w:r>
    </w:p>
    <w:p w:rsidR="00000000" w:rsidDel="00000000" w:rsidP="00000000" w:rsidRDefault="00000000" w:rsidRPr="00000000" w14:paraId="000000C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 for secure transportation and safe storage for medication;</w:t>
      </w:r>
    </w:p>
    <w:p w:rsidR="00000000" w:rsidDel="00000000" w:rsidP="00000000" w:rsidRDefault="00000000" w:rsidRPr="00000000" w14:paraId="000000C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Plans for wastage of any unused medicine;</w:t>
      </w:r>
    </w:p>
    <w:p w:rsidR="00000000" w:rsidDel="00000000" w:rsidP="00000000" w:rsidRDefault="00000000" w:rsidRPr="00000000" w14:paraId="000000C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safety and emergency response plan;</w:t>
      </w:r>
    </w:p>
    <w:p w:rsidR="00000000" w:rsidDel="00000000" w:rsidP="00000000" w:rsidRDefault="00000000" w:rsidRPr="00000000" w14:paraId="000000C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1" w:line="240" w:lineRule="auto"/>
        <w:ind w:left="359" w:right="110"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Proof that the location has a functioning communication device which can reliably reach emergency medical services;</w:t>
      </w:r>
    </w:p>
    <w:p w:rsidR="00000000" w:rsidDel="00000000" w:rsidP="00000000" w:rsidRDefault="00000000" w:rsidRPr="00000000" w14:paraId="000000C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8"/>
        </w:tabs>
        <w:spacing w:after="0" w:before="0" w:line="229" w:lineRule="auto"/>
        <w:ind w:left="2518" w:right="0" w:hanging="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 for safe storage of any firearms on the premises during and after treatment sessions;</w:t>
      </w:r>
    </w:p>
    <w:p w:rsidR="00000000" w:rsidDel="00000000" w:rsidP="00000000" w:rsidRDefault="00000000" w:rsidRPr="00000000" w14:paraId="000000C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 demonstrating how patient confidentiality will be maintained;</w:t>
      </w:r>
    </w:p>
    <w:p w:rsidR="00000000" w:rsidDel="00000000" w:rsidP="00000000" w:rsidRDefault="00000000" w:rsidRPr="00000000" w14:paraId="000000D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8"/>
        </w:tabs>
        <w:spacing w:after="0" w:before="1" w:line="240"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statement regarding the appropriateness of the location for treatment sessions;</w:t>
      </w:r>
    </w:p>
    <w:p w:rsidR="00000000" w:rsidDel="00000000" w:rsidP="00000000" w:rsidRDefault="00000000" w:rsidRPr="00000000" w14:paraId="000000D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360" w:right="41" w:firstLine="1437"/>
        <w:jc w:val="left"/>
        <w:rPr>
          <w:smallCaps w:val="0"/>
          <w:strike w:val="0"/>
          <w:color w:val="000000"/>
          <w:u w:val="none"/>
          <w:shd w:fill="auto" w:val="clear"/>
          <w:vertAlign w:val="baseline"/>
        </w:rPr>
      </w:pPr>
      <w:sdt>
        <w:sdtPr>
          <w:id w:val="-279227139"/>
          <w:tag w:val="goog_rdk_15"/>
        </w:sdtPr>
        <w:sdtContent>
          <w:commentRangeStart w:id="6"/>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Proof of ownership by the qualified patient or attending practitioner or facilitator of any property on which medical psilocybin administration sessions will be conducted, or a signed, written statement from the owner of such property acknowledging that the owner understands that persons will be participating in the medical psilocybin program on the premises, and what those persons are authorized to do within the terms of their certification;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outdoor or natural environments:</w:t>
      </w:r>
    </w:p>
    <w:p w:rsidR="00000000" w:rsidDel="00000000" w:rsidP="00000000" w:rsidRDefault="00000000" w:rsidRPr="00000000" w14:paraId="000000D3">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3239"/>
        </w:tabs>
        <w:spacing w:after="0" w:before="0" w:line="240" w:lineRule="auto"/>
        <w:ind w:left="359" w:right="52" w:firstLine="21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detailed description of the administration area, including identification of safe entrances and exits, and verification that the area is free from hazards;</w:t>
      </w:r>
    </w:p>
    <w:p w:rsidR="00000000" w:rsidDel="00000000" w:rsidP="00000000" w:rsidRDefault="00000000" w:rsidRPr="00000000" w14:paraId="000000D4">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3239"/>
        </w:tabs>
        <w:spacing w:after="0" w:before="0" w:line="229" w:lineRule="auto"/>
        <w:ind w:left="323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emergency safety and response plan;</w:t>
      </w:r>
    </w:p>
    <w:p w:rsidR="00000000" w:rsidDel="00000000" w:rsidP="00000000" w:rsidRDefault="00000000" w:rsidRPr="00000000" w14:paraId="000000D5">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3238"/>
        </w:tabs>
        <w:spacing w:after="0" w:before="0" w:line="240" w:lineRule="auto"/>
        <w:ind w:left="359" w:right="506" w:firstLine="21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Proof that emergency medical services can reliably be contacted from, and respond to, the location at which medical psilocybin administration sessions will occur; and</w:t>
      </w:r>
    </w:p>
    <w:p w:rsidR="00000000" w:rsidDel="00000000" w:rsidP="00000000" w:rsidRDefault="00000000" w:rsidRPr="00000000" w14:paraId="000000D6">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3235"/>
        </w:tabs>
        <w:spacing w:after="0" w:before="1" w:line="240" w:lineRule="auto"/>
        <w:ind w:left="358" w:right="111" w:firstLine="21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the natural environment setting is 15 minutes or more away from emergency medical service response or a hospital, urgent care, or other emergency medical services, then there must be at least two individuals present who are not receiving treatment and who have:</w:t>
      </w:r>
    </w:p>
    <w:p w:rsidR="00000000" w:rsidDel="00000000" w:rsidP="00000000" w:rsidRDefault="00000000" w:rsidRPr="00000000" w14:paraId="000000D7">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3958"/>
        </w:tabs>
        <w:spacing w:after="0" w:before="0" w:line="229" w:lineRule="auto"/>
        <w:ind w:left="3958" w:right="0" w:hanging="72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Wilderness first aid certification;</w:t>
      </w:r>
    </w:p>
    <w:p w:rsidR="00000000" w:rsidDel="00000000" w:rsidP="00000000" w:rsidRDefault="00000000" w:rsidRPr="00000000" w14:paraId="000000D8">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3955"/>
        </w:tabs>
        <w:spacing w:after="0" w:before="1" w:line="240" w:lineRule="auto"/>
        <w:ind w:left="3955" w:right="0" w:hanging="716.9999999999999"/>
        <w:jc w:val="both"/>
        <w:rPr>
          <w:smallCaps w:val="0"/>
          <w:strike w:val="0"/>
          <w:color w:val="000000"/>
          <w:u w:val="none"/>
          <w:shd w:fill="auto" w:val="clear"/>
          <w:vertAlign w:val="baseline"/>
        </w:rPr>
        <w:sectPr>
          <w:type w:val="nextPage"/>
          <w:pgSz w:h="15840" w:w="12240" w:orient="portrait"/>
          <w:pgMar w:bottom="280" w:top="1360" w:left="1080" w:right="144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Wilderness first responder certification; or</w:t>
      </w:r>
    </w:p>
    <w:p w:rsidR="00000000" w:rsidDel="00000000" w:rsidP="00000000" w:rsidRDefault="00000000" w:rsidRPr="00000000" w14:paraId="000000D9">
      <w:pPr>
        <w:keepNext w:val="0"/>
        <w:keepLines w:val="0"/>
        <w:pageBreakBefore w:val="0"/>
        <w:widowControl w:val="0"/>
        <w:numPr>
          <w:ilvl w:val="3"/>
          <w:numId w:val="5"/>
        </w:numPr>
        <w:pBdr>
          <w:top w:space="0" w:sz="0" w:val="nil"/>
          <w:left w:space="0" w:sz="0" w:val="nil"/>
          <w:bottom w:space="0" w:sz="0" w:val="nil"/>
          <w:right w:space="0" w:sz="0" w:val="nil"/>
          <w:between w:space="0" w:sz="0" w:val="nil"/>
        </w:pBdr>
        <w:shd w:fill="auto" w:val="clear"/>
        <w:tabs>
          <w:tab w:val="left" w:leader="none" w:pos="3959"/>
        </w:tabs>
        <w:spacing w:after="0" w:before="80" w:line="240" w:lineRule="auto"/>
        <w:ind w:left="359" w:right="49" w:firstLine="28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Licensure as a New Mexico emergency medical technician (e.g., EMT-basic, EMT-intermediate, EMT-paramedic);</w:t>
      </w:r>
    </w:p>
    <w:p w:rsidR="00000000" w:rsidDel="00000000" w:rsidP="00000000" w:rsidRDefault="00000000" w:rsidRPr="00000000" w14:paraId="000000D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9"/>
        </w:tabs>
        <w:spacing w:after="0" w:before="0" w:line="229"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Affirmation that all of the information submitted is true and accurate;</w:t>
      </w:r>
    </w:p>
    <w:p w:rsidR="00000000" w:rsidDel="00000000" w:rsidP="00000000" w:rsidRDefault="00000000" w:rsidRPr="00000000" w14:paraId="000000D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8"/>
        </w:tabs>
        <w:spacing w:after="0" w:before="1" w:line="240"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Signature of authorized representative and date of application submittal; and</w:t>
      </w:r>
    </w:p>
    <w:p w:rsidR="00000000" w:rsidDel="00000000" w:rsidP="00000000" w:rsidRDefault="00000000" w:rsidRPr="00000000" w14:paraId="000000D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Such additional information as the department may reasonably require.</w:t>
      </w:r>
    </w:p>
    <w:p w:rsidR="00000000" w:rsidDel="00000000" w:rsidP="00000000" w:rsidRDefault="00000000" w:rsidRPr="00000000" w14:paraId="000000D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798"/>
        </w:tabs>
        <w:spacing w:after="0" w:before="1" w:line="240" w:lineRule="auto"/>
        <w:ind w:left="358" w:right="5"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Application for renewal of certification for healing centers: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applicant seeking renewal of certification as a healing center shall submit a complete renewal application packet through the department-approved electronic system no more than 60 days and no less than 30 days prior to the certification’s expiration date.</w:t>
      </w:r>
    </w:p>
    <w:p w:rsidR="00000000" w:rsidDel="00000000" w:rsidP="00000000" w:rsidRDefault="00000000" w:rsidRPr="00000000" w14:paraId="000000D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59" w:right="68" w:firstLine="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Certification period; approval and denial: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Certification of a healing center shall be effective on the date of department issuance and shall be valid for two years. Certification of other approved locations shall be effective on the date of department issuance and shall be valid for 90 days. If the department denies an application for a healing center or other approved location, the department shall provide notice of the denial within 30 calendar days in accordance with this rule. If the application is denied, the applicant may re-apply within six months. An applicant who is denied a second time may not re-apply for six months from the denial. An applicant whose application is denied may appeal the denial in accordance with this rule.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[7.35.3.11 NMAC, xx/xx/2026]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pStyle w:val="Heading1"/>
        <w:numPr>
          <w:ilvl w:val="3"/>
          <w:numId w:val="8"/>
        </w:numPr>
        <w:tabs>
          <w:tab w:val="left" w:leader="none" w:pos="1800"/>
        </w:tabs>
        <w:spacing w:after="0" w:before="0" w:line="240" w:lineRule="auto"/>
        <w:ind w:left="1800" w:right="0" w:hanging="1440"/>
        <w:jc w:val="left"/>
        <w:rPr/>
      </w:pPr>
      <w:r w:rsidDel="00000000" w:rsidR="00000000" w:rsidRPr="00000000">
        <w:rPr>
          <w:rtl w:val="0"/>
        </w:rPr>
        <w:t xml:space="preserve">APPLICATION PROCESS FOR PSILOCYBIN EDUCATIONAL PROGRAMS:</w:t>
      </w:r>
    </w:p>
    <w:p w:rsidR="00000000" w:rsidDel="00000000" w:rsidP="00000000" w:rsidRDefault="00000000" w:rsidRPr="00000000" w14:paraId="000000E2">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1800"/>
        </w:tabs>
        <w:spacing w:after="0" w:before="1" w:line="240" w:lineRule="auto"/>
        <w:ind w:left="360" w:right="690" w:firstLine="71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Application requirements: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applicant seeking certification as a psilocybin educational program shall submit a complete application through the electronic system designated by the department. A complete application shall include, at minimum, the following:</w:t>
      </w:r>
    </w:p>
    <w:p w:rsidR="00000000" w:rsidDel="00000000" w:rsidP="00000000" w:rsidRDefault="00000000" w:rsidRPr="00000000" w14:paraId="000000E3">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20"/>
        </w:tabs>
        <w:spacing w:after="0" w:before="0" w:line="229" w:lineRule="auto"/>
        <w:ind w:left="2520"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organizational chart depicting the applicant’s governance and operational structure;</w:t>
      </w:r>
    </w:p>
    <w:p w:rsidR="00000000" w:rsidDel="00000000" w:rsidP="00000000" w:rsidRDefault="00000000" w:rsidRPr="00000000" w14:paraId="000000E4">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2520"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Proof of registration with the New Mexico secretary of state;</w:t>
      </w:r>
    </w:p>
    <w:p w:rsidR="00000000" w:rsidDel="00000000" w:rsidP="00000000" w:rsidRDefault="00000000" w:rsidRPr="00000000" w14:paraId="000000E5">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20"/>
        </w:tabs>
        <w:spacing w:after="0" w:before="1" w:line="240" w:lineRule="auto"/>
        <w:ind w:left="2520"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Proof of registration with the New Mexico taxation and revenue department;</w:t>
      </w:r>
    </w:p>
    <w:p w:rsidR="00000000" w:rsidDel="00000000" w:rsidP="00000000" w:rsidRDefault="00000000" w:rsidRPr="00000000" w14:paraId="000000E6">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2520"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Copies of any required business licenses issued by applicable New Mexico cities or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counties;</w:t>
      </w:r>
    </w:p>
    <w:p w:rsidR="00000000" w:rsidDel="00000000" w:rsidP="00000000" w:rsidRDefault="00000000" w:rsidRPr="00000000" w14:paraId="000000E8">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certificate of occupancy for each location in New Mexico where the program will</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conduct operations;</w:t>
      </w:r>
    </w:p>
    <w:p w:rsidR="00000000" w:rsidDel="00000000" w:rsidP="00000000" w:rsidRDefault="00000000" w:rsidRPr="00000000" w14:paraId="000000EA">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359" w:right="408"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Proof of compliance with applicable laws and regulations governing accessibility for individuals with disabilities;</w:t>
      </w:r>
    </w:p>
    <w:p w:rsidR="00000000" w:rsidDel="00000000" w:rsidP="00000000" w:rsidRDefault="00000000" w:rsidRPr="00000000" w14:paraId="000000EB">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1" w:line="240" w:lineRule="auto"/>
        <w:ind w:left="359" w:right="803"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additional documentation reasonably requested by the department to verify compliance with applicable laws, regulations, or ordinances;</w:t>
      </w:r>
    </w:p>
    <w:p w:rsidR="00000000" w:rsidDel="00000000" w:rsidP="00000000" w:rsidRDefault="00000000" w:rsidRPr="00000000" w14:paraId="000000EC">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29"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list of all owners or members of the board of directors, including corresponding contact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information;</w:t>
      </w:r>
    </w:p>
    <w:p w:rsidR="00000000" w:rsidDel="00000000" w:rsidP="00000000" w:rsidRDefault="00000000" w:rsidRPr="00000000" w14:paraId="000000EE">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Primary program contact information, including name, physical address, telephone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number, and email address;</w:t>
      </w:r>
    </w:p>
    <w:p w:rsidR="00000000" w:rsidDel="00000000" w:rsidP="00000000" w:rsidRDefault="00000000" w:rsidRPr="00000000" w14:paraId="000000F0">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8"/>
        </w:tabs>
        <w:spacing w:after="0" w:before="0" w:line="229"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record retention plan;</w:t>
      </w:r>
    </w:p>
    <w:p w:rsidR="00000000" w:rsidDel="00000000" w:rsidP="00000000" w:rsidRDefault="00000000" w:rsidRPr="00000000" w14:paraId="000000F1">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8"/>
        </w:tabs>
        <w:spacing w:after="0" w:before="0" w:line="229"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safety and emergency response plan appropriate to the program’s operational settings;</w:t>
      </w:r>
    </w:p>
    <w:p w:rsidR="00000000" w:rsidDel="00000000" w:rsidP="00000000" w:rsidRDefault="00000000" w:rsidRPr="00000000" w14:paraId="000000F2">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7"/>
        </w:tabs>
        <w:spacing w:after="0" w:before="1" w:line="240" w:lineRule="auto"/>
        <w:ind w:left="2517"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written outline of the program’s complaint and grievance procedures available to</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students;</w:t>
      </w:r>
    </w:p>
    <w:p w:rsidR="00000000" w:rsidDel="00000000" w:rsidP="00000000" w:rsidRDefault="00000000" w:rsidRPr="00000000" w14:paraId="000000F4">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7"/>
        </w:tabs>
        <w:spacing w:after="0" w:before="1" w:line="240" w:lineRule="auto"/>
        <w:ind w:left="2517"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signed consent authorizing the department to publicly list the program’s contact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5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information and website, if certification is granted;</w:t>
      </w:r>
    </w:p>
    <w:p w:rsidR="00000000" w:rsidDel="00000000" w:rsidP="00000000" w:rsidRDefault="00000000" w:rsidRPr="00000000" w14:paraId="000000F6">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7"/>
        </w:tabs>
        <w:spacing w:after="0" w:before="0" w:line="240" w:lineRule="auto"/>
        <w:ind w:left="357" w:right="677"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list of all instructors, accompanied by curricula vitae or résumés demonstrating collective expertise sufficient to meet all required curriculum areas;</w:t>
      </w:r>
    </w:p>
    <w:p w:rsidR="00000000" w:rsidDel="00000000" w:rsidP="00000000" w:rsidRDefault="00000000" w:rsidRPr="00000000" w14:paraId="000000F7">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7"/>
        </w:tabs>
        <w:spacing w:after="0" w:before="0" w:line="240" w:lineRule="auto"/>
        <w:ind w:left="357" w:right="449"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copy of the curriculum to be utilized by the program, including a brief description demonstrating how the curriculum satisfies the department’s curriculum requirements;</w:t>
      </w:r>
    </w:p>
    <w:p w:rsidR="00000000" w:rsidDel="00000000" w:rsidP="00000000" w:rsidRDefault="00000000" w:rsidRPr="00000000" w14:paraId="000000F8">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6"/>
        </w:tabs>
        <w:spacing w:after="0" w:before="1" w:line="240" w:lineRule="auto"/>
        <w:ind w:left="356" w:right="688"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Copies of all course syllabi and a web address at which the program will publicly maintain updated syllabi for prospective students;</w:t>
      </w:r>
    </w:p>
    <w:p w:rsidR="00000000" w:rsidDel="00000000" w:rsidP="00000000" w:rsidRDefault="00000000" w:rsidRPr="00000000" w14:paraId="000000F9">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6"/>
        </w:tabs>
        <w:spacing w:after="0" w:before="0" w:line="229" w:lineRule="auto"/>
        <w:ind w:left="2516"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plan describing how the program will ensure transparency in the disclosure of all</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fees;</w:t>
      </w:r>
    </w:p>
    <w:p w:rsidR="00000000" w:rsidDel="00000000" w:rsidP="00000000" w:rsidRDefault="00000000" w:rsidRPr="00000000" w14:paraId="000000FB">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6"/>
        </w:tabs>
        <w:spacing w:after="0" w:before="0" w:line="240" w:lineRule="auto"/>
        <w:ind w:left="2516"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plan demonstrating how the program will ensure that enrolled students complete all</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9" w:lineRule="auto"/>
        <w:ind w:left="35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required components and graduate within two years of enrollment;</w:t>
      </w:r>
    </w:p>
    <w:p w:rsidR="00000000" w:rsidDel="00000000" w:rsidP="00000000" w:rsidRDefault="00000000" w:rsidRPr="00000000" w14:paraId="000000FD">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359" w:right="265"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signed consent authorizing the department to publicly list the curriculum and syllabi submitted with the application, if approval is granted;</w:t>
      </w:r>
    </w:p>
    <w:p w:rsidR="00000000" w:rsidDel="00000000" w:rsidP="00000000" w:rsidRDefault="00000000" w:rsidRPr="00000000" w14:paraId="000000FE">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359" w:right="392" w:firstLine="1440"/>
        <w:jc w:val="left"/>
        <w:rPr>
          <w:smallCaps w:val="0"/>
          <w:strike w:val="0"/>
          <w:color w:val="000000"/>
          <w:u w:val="none"/>
          <w:shd w:fill="auto" w:val="clear"/>
          <w:vertAlign w:val="baseline"/>
        </w:rPr>
        <w:sectPr>
          <w:type w:val="nextPage"/>
          <w:pgSz w:h="15840" w:w="12240" w:orient="portrait"/>
          <w:pgMar w:bottom="280" w:top="1360" w:left="1080" w:right="144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third‑party evaluation report that is conducted by a qualified third-party evaluation team in accordance with this rule, and that complies with the requirements of this section;</w:t>
      </w:r>
    </w:p>
    <w:p w:rsidR="00000000" w:rsidDel="00000000" w:rsidP="00000000" w:rsidRDefault="00000000" w:rsidRPr="00000000" w14:paraId="000000FF">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80" w:line="240" w:lineRule="auto"/>
        <w:ind w:left="359" w:right="371"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Proof of established arrangements with healing centers or other department‑approved locations for student practicum placements;</w:t>
      </w:r>
    </w:p>
    <w:p w:rsidR="00000000" w:rsidDel="00000000" w:rsidP="00000000" w:rsidRDefault="00000000" w:rsidRPr="00000000" w14:paraId="00000100">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359" w:right="267"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Documentation demonstrating that, no later than December 31, 2027, the program will employ at least two faculty members who hold current practitioner or facilitator certificates issued by the department; and</w:t>
      </w:r>
    </w:p>
    <w:p w:rsidR="00000000" w:rsidDel="00000000" w:rsidP="00000000" w:rsidRDefault="00000000" w:rsidRPr="00000000" w14:paraId="00000101">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Such additional information as the department may reasonably require.</w:t>
      </w:r>
    </w:p>
    <w:p w:rsidR="00000000" w:rsidDel="00000000" w:rsidP="00000000" w:rsidRDefault="00000000" w:rsidRPr="00000000" w14:paraId="00000102">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1799"/>
        </w:tabs>
        <w:spacing w:after="0" w:before="1" w:line="240" w:lineRule="auto"/>
        <w:ind w:left="359" w:right="239"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Third-party evaluation reports: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Applications for certification as an education program shall include a third-party evaluation report, generated in accordance with this rule, that assesses the organization and curriculum of the educational program and that demonstrates that the educational program meets requirements for medical psilocybin educational programs in New Mexico.</w:t>
      </w:r>
    </w:p>
    <w:p w:rsidR="00000000" w:rsidDel="00000000" w:rsidP="00000000" w:rsidRDefault="00000000" w:rsidRPr="00000000" w14:paraId="00000103">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358" w:right="7"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Applications for certification as an education program that are submitted on or before December 31, 2027 may be approved without an accompanying third-party evaluation report, provided that the applicant submits the third-party evaluation by December 31, 2027. If the third-party evaluation is not submitted, the certification will be rescinded.</w:t>
      </w:r>
    </w:p>
    <w:p w:rsidR="00000000" w:rsidDel="00000000" w:rsidP="00000000" w:rsidRDefault="00000000" w:rsidRPr="00000000" w14:paraId="00000104">
      <w:pPr>
        <w:keepNext w:val="0"/>
        <w:keepLines w:val="0"/>
        <w:pageBreakBefore w:val="0"/>
        <w:widowControl w:val="0"/>
        <w:numPr>
          <w:ilvl w:val="5"/>
          <w:numId w:val="8"/>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358" w:right="93"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Applications for certification as an education program that are submitted after December 31, 2027 shall include the third-party evaluation.</w:t>
      </w:r>
    </w:p>
    <w:p w:rsidR="00000000" w:rsidDel="00000000" w:rsidP="00000000" w:rsidRDefault="00000000" w:rsidRPr="00000000" w14:paraId="00000105">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1798"/>
        </w:tabs>
        <w:spacing w:after="0" w:before="0" w:line="240" w:lineRule="auto"/>
        <w:ind w:left="358" w:right="37" w:firstLine="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Application for renewal of educational program certification: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applicant seeking renewal of its psilocybin educational program certification shall submit a complete renewal application packet through the department-approved electronic system no more than 60 days and no less than 30 days prior to the certification’s expiration date.</w:t>
      </w:r>
    </w:p>
    <w:p w:rsidR="00000000" w:rsidDel="00000000" w:rsidP="00000000" w:rsidRDefault="00000000" w:rsidRPr="00000000" w14:paraId="00000106">
      <w:pPr>
        <w:keepNext w:val="0"/>
        <w:keepLines w:val="0"/>
        <w:pageBreakBefore w:val="0"/>
        <w:widowControl w:val="0"/>
        <w:numPr>
          <w:ilvl w:val="4"/>
          <w:numId w:val="8"/>
        </w:numPr>
        <w:pBdr>
          <w:top w:space="0" w:sz="0" w:val="nil"/>
          <w:left w:space="0" w:sz="0" w:val="nil"/>
          <w:bottom w:space="0" w:sz="0" w:val="nil"/>
          <w:right w:space="0" w:sz="0" w:val="nil"/>
          <w:between w:space="0" w:sz="0" w:val="nil"/>
        </w:pBdr>
        <w:shd w:fill="auto" w:val="clear"/>
        <w:tabs>
          <w:tab w:val="left" w:leader="none" w:pos="1798"/>
        </w:tabs>
        <w:spacing w:after="0" w:before="0" w:line="240" w:lineRule="auto"/>
        <w:ind w:left="358" w:right="29" w:firstLine="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Approval and denial; certification period: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the application is approved, the certification shall be effective on the date of notice and shall be valid for two years. If the department denies an application, the department shall provide notice of the denial in accordance with this rule. If the application is denied, the applicant may re-apply within six months. An applicant who is denied a second time may not re-apply for six months from the denial. An applicant whose application is denied may appeal the denial in accordance with this rule.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[7.35.3.12 NMAC - N, xx/xx/2026]</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pStyle w:val="Heading1"/>
        <w:numPr>
          <w:ilvl w:val="3"/>
          <w:numId w:val="4"/>
        </w:numPr>
        <w:tabs>
          <w:tab w:val="left" w:leader="none" w:pos="1798"/>
        </w:tabs>
        <w:spacing w:after="0" w:before="1" w:line="240" w:lineRule="auto"/>
        <w:ind w:left="358" w:right="1152" w:firstLine="0"/>
        <w:jc w:val="left"/>
        <w:rPr/>
      </w:pPr>
      <w:r w:rsidDel="00000000" w:rsidR="00000000" w:rsidRPr="00000000">
        <w:rPr>
          <w:rtl w:val="0"/>
        </w:rPr>
        <w:t xml:space="preserve">REQUIREMENTS AND PROHIBITIONS FOR CERTIFYING CLINICIANS, PRACTITIONERS, AND FACILITATORS:</w:t>
      </w:r>
    </w:p>
    <w:p w:rsidR="00000000" w:rsidDel="00000000" w:rsidP="00000000" w:rsidRDefault="00000000" w:rsidRPr="00000000" w14:paraId="0000010A">
      <w:pPr>
        <w:pStyle w:val="Heading2"/>
        <w:numPr>
          <w:ilvl w:val="0"/>
          <w:numId w:val="3"/>
        </w:numPr>
        <w:tabs>
          <w:tab w:val="left" w:leader="none" w:pos="1798"/>
        </w:tabs>
        <w:spacing w:after="0" w:before="1" w:line="240" w:lineRule="auto"/>
        <w:ind w:left="1798" w:right="0" w:hanging="720"/>
        <w:jc w:val="left"/>
        <w:rPr/>
      </w:pPr>
      <w:r w:rsidDel="00000000" w:rsidR="00000000" w:rsidRPr="00000000">
        <w:rPr>
          <w:rtl w:val="0"/>
        </w:rPr>
        <w:t xml:space="preserve">Certifying clinicians; actual clinician-patient relationship required; telemedicine:</w:t>
      </w:r>
    </w:p>
    <w:p w:rsidR="00000000" w:rsidDel="00000000" w:rsidP="00000000" w:rsidRDefault="00000000" w:rsidRPr="00000000" w14:paraId="0000010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358" w:right="309"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order to certify a patient, a certifying clinician must have an actual clinician-patient relationship with the patient. The certifying clinician shall conduct an in-person physical evaluation and medical clearance of the applicant or qualified patient prior to issuing a certification; or</w:t>
      </w:r>
    </w:p>
    <w:p w:rsidR="00000000" w:rsidDel="00000000" w:rsidP="00000000" w:rsidRDefault="00000000" w:rsidRPr="00000000" w14:paraId="0000010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517"/>
        </w:tabs>
        <w:spacing w:after="0" w:before="0" w:line="240" w:lineRule="auto"/>
        <w:ind w:left="357" w:right="563"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certifying clinician may issue a patient certification on the basis of an evaluation conducted via telemedicine if one of the following conditions applies:</w:t>
      </w:r>
    </w:p>
    <w:p w:rsidR="00000000" w:rsidDel="00000000" w:rsidP="00000000" w:rsidRDefault="00000000" w:rsidRPr="00000000" w14:paraId="0000010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957"/>
        </w:tabs>
        <w:spacing w:after="0" w:before="0" w:line="240" w:lineRule="auto"/>
        <w:ind w:left="357" w:right="162" w:firstLine="28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certifying clinician has conducted an in-person examination of the patient within the previous six months;</w:t>
      </w:r>
    </w:p>
    <w:p w:rsidR="00000000" w:rsidDel="00000000" w:rsidP="00000000" w:rsidRDefault="00000000" w:rsidRPr="00000000" w14:paraId="0000010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957"/>
        </w:tabs>
        <w:spacing w:after="0" w:before="0" w:line="240" w:lineRule="auto"/>
        <w:ind w:left="357" w:right="108" w:firstLine="287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certifying clinician has conducted a patient evaluation via telemedicine and has reviewed the medical records pertaining to the diagnosis of a qualifying condition and has confirmed the medical records of the diagnosis are from a clinician who has conducted an in-person examination of the patient within the previous six months; or</w:t>
      </w:r>
    </w:p>
    <w:p w:rsidR="00000000" w:rsidDel="00000000" w:rsidP="00000000" w:rsidRDefault="00000000" w:rsidRPr="00000000" w14:paraId="0000010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3956"/>
        </w:tabs>
        <w:spacing w:after="0" w:before="1" w:line="240" w:lineRule="auto"/>
        <w:ind w:left="356" w:right="304" w:firstLine="288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certifying clinician has conducted a patient evaluation via telemedicine and has had a formal consult with a clinician who has conducted an in-person exam with the patient within the previous six months.</w:t>
      </w:r>
    </w:p>
    <w:p w:rsidR="00000000" w:rsidDel="00000000" w:rsidP="00000000" w:rsidRDefault="00000000" w:rsidRPr="00000000" w14:paraId="000001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59" w:right="314" w:firstLine="71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Facilitators; scope of work: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facilitator is authorized to work alongside a practitioner during medical psilocybin services. A facilitator works under the direct supervision of a practitioner, and provides peer support to qualified patients, as well as logistical and administrative support to the practitioner and to the healing center. A facilitator shall not perform any patient care outside this scope, unless another license held by the facilitator permits it.</w:t>
      </w:r>
    </w:p>
    <w:p w:rsidR="00000000" w:rsidDel="00000000" w:rsidP="00000000" w:rsidRDefault="00000000" w:rsidRPr="00000000" w14:paraId="000001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59" w:right="15"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Practitioners and facilitators; submittal of patient treatment information to department: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Practitioners and facilitators shall maintain the following information and submit such information to the department using the electronic system designated by the department:</w:t>
      </w:r>
    </w:p>
    <w:p w:rsidR="00000000" w:rsidDel="00000000" w:rsidP="00000000" w:rsidRDefault="00000000" w:rsidRPr="00000000" w14:paraId="0000011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Dates and types of services provided to patients for evaluation and preparation sessions;</w:t>
      </w:r>
    </w:p>
    <w:p w:rsidR="00000000" w:rsidDel="00000000" w:rsidP="00000000" w:rsidRDefault="00000000" w:rsidRPr="00000000" w14:paraId="0000011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359" w:right="67" w:firstLine="1439"/>
        <w:jc w:val="left"/>
        <w:rPr>
          <w:smallCaps w:val="0"/>
          <w:strike w:val="0"/>
          <w:color w:val="000000"/>
          <w:u w:val="none"/>
          <w:shd w:fill="auto" w:val="clear"/>
          <w:vertAlign w:val="baseline"/>
        </w:rPr>
        <w:sectPr>
          <w:type w:val="nextPage"/>
          <w:pgSz w:h="15840" w:w="12240" w:orient="portrait"/>
          <w:pgMar w:bottom="280" w:top="1360" w:left="1080" w:right="144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Information concerning the administration of medical psilocybin to the patient, including but not limited to:</w:t>
      </w:r>
    </w:p>
    <w:p w:rsidR="00000000" w:rsidDel="00000000" w:rsidP="00000000" w:rsidRDefault="00000000" w:rsidRPr="00000000" w14:paraId="000001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39"/>
        </w:tabs>
        <w:spacing w:after="0" w:before="80" w:line="240" w:lineRule="auto"/>
        <w:ind w:left="360" w:right="95" w:firstLine="21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Dates of administration of medical psilocybin products, and healing centers and other approved locations where medical psilocybin was administered to the patient;</w:t>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39"/>
        </w:tabs>
        <w:spacing w:after="0" w:before="0" w:line="229" w:lineRule="auto"/>
        <w:ind w:left="323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Unique identification numbers of medical psilocybin products administered;</w:t>
      </w:r>
    </w:p>
    <w:p w:rsidR="00000000" w:rsidDel="00000000" w:rsidP="00000000" w:rsidRDefault="00000000" w:rsidRPr="00000000" w14:paraId="000001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39"/>
        </w:tabs>
        <w:spacing w:after="0" w:before="1" w:line="240" w:lineRule="auto"/>
        <w:ind w:left="323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Dosage of medical psilocybin products administered;</w:t>
      </w:r>
    </w:p>
    <w:p w:rsidR="00000000" w:rsidDel="00000000" w:rsidP="00000000" w:rsidRDefault="00000000" w:rsidRPr="00000000" w14:paraId="000001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38"/>
        </w:tabs>
        <w:spacing w:after="0" w:before="0" w:line="240" w:lineRule="auto"/>
        <w:ind w:left="3238" w:right="0" w:hanging="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Dates of initial integrative session; and</w:t>
      </w:r>
    </w:p>
    <w:p w:rsidR="00000000" w:rsidDel="00000000" w:rsidP="00000000" w:rsidRDefault="00000000" w:rsidRPr="00000000" w14:paraId="000001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38"/>
        </w:tabs>
        <w:spacing w:after="0" w:before="1" w:line="240" w:lineRule="auto"/>
        <w:ind w:left="323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adverse health events; and</w:t>
      </w:r>
    </w:p>
    <w:p w:rsidR="00000000" w:rsidDel="00000000" w:rsidP="00000000" w:rsidRDefault="00000000" w:rsidRPr="00000000" w14:paraId="0000011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Such additional information as the department may reasonably require.</w:t>
      </w:r>
    </w:p>
    <w:p w:rsidR="00000000" w:rsidDel="00000000" w:rsidP="00000000" w:rsidRDefault="00000000" w:rsidRPr="00000000" w14:paraId="0000011A">
      <w:pPr>
        <w:pStyle w:val="Heading2"/>
        <w:numPr>
          <w:ilvl w:val="0"/>
          <w:numId w:val="3"/>
        </w:numPr>
        <w:tabs>
          <w:tab w:val="left" w:leader="none" w:pos="1798"/>
        </w:tabs>
        <w:spacing w:after="0" w:before="1" w:line="240" w:lineRule="auto"/>
        <w:ind w:left="358" w:right="423" w:firstLine="719"/>
        <w:jc w:val="left"/>
        <w:rPr/>
      </w:pPr>
      <w:r w:rsidDel="00000000" w:rsidR="00000000" w:rsidRPr="00000000">
        <w:rPr>
          <w:rtl w:val="0"/>
        </w:rPr>
        <w:t xml:space="preserve">Practitioners and facilitators; psilocybin product information; notification to patients of failed test results:</w:t>
      </w:r>
    </w:p>
    <w:p w:rsidR="00000000" w:rsidDel="00000000" w:rsidP="00000000" w:rsidRDefault="00000000" w:rsidRPr="00000000" w14:paraId="0000011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358" w:right="55"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practitioner or facilitator who administers a psilocybin product to a qualified patient shall, upon request, make reasonable efforts to provide a translation of the psilocybin product information document in languages other than English and in an accessible format.</w:t>
      </w:r>
    </w:p>
    <w:p w:rsidR="00000000" w:rsidDel="00000000" w:rsidP="00000000" w:rsidRDefault="00000000" w:rsidRPr="00000000" w14:paraId="0000011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358" w:right="351" w:firstLine="1438.99999999999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practitioner or facilitator who administers to a patient a psilocybin product that is determined by a producer to have come from a psilocybin lot that failed required testing shall timely forward the producer’s notification of the failed test to the qualified patient who consumed the product.</w:t>
      </w:r>
    </w:p>
    <w:p w:rsidR="00000000" w:rsidDel="00000000" w:rsidP="00000000" w:rsidRDefault="00000000" w:rsidRPr="00000000" w14:paraId="000001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798"/>
        </w:tabs>
        <w:spacing w:after="0" w:before="0" w:line="240" w:lineRule="auto"/>
        <w:ind w:left="358" w:right="6" w:firstLine="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Certifying clinicians, practitioners, and facilitators; prohibition against certifying or treating certain relatives: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certifying clinician, practitioner, or facilitator shall not certify or treat a patient who is related to the certifying clinician, practitioner, or facilitator within the second degree of consanguinity or the first degree of affinity. This includes a spouse, child, stepchild, parent, step-parent, sibling, grandparent, mother-in-law, father-in-law, son-in law, or daughter-in-law.</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[7.35.3.13 NMAC, xx/xx/2026]</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pStyle w:val="Heading2"/>
        <w:numPr>
          <w:ilvl w:val="3"/>
          <w:numId w:val="4"/>
        </w:numPr>
        <w:tabs>
          <w:tab w:val="left" w:leader="none" w:pos="1797"/>
        </w:tabs>
        <w:spacing w:after="0" w:before="0" w:line="240" w:lineRule="auto"/>
        <w:ind w:left="357" w:right="68" w:firstLine="0"/>
        <w:jc w:val="left"/>
        <w:rPr/>
      </w:pPr>
      <w:r w:rsidDel="00000000" w:rsidR="00000000" w:rsidRPr="00000000">
        <w:rPr>
          <w:rtl w:val="0"/>
        </w:rPr>
        <w:t xml:space="preserve">AUTHORIZED POSSESSION, PURCHASE, OR SALE OF MEDICAL PSILOCYBIN BY PRACTITIONERS, FACILITATORS, HEALING CENTER OWNERS AND EMPLOYEES: </w:t>
      </w:r>
      <w:r w:rsidDel="00000000" w:rsidR="00000000" w:rsidRPr="00000000">
        <w:rPr>
          <w:b w:val="0"/>
          <w:bCs w:val="0"/>
          <w:rtl w:val="0"/>
        </w:rPr>
        <w:t xml:space="preserve">Certification of</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practitioner, facilitator, or healing center shall enable practitioners, facilitators, and owners and employees of healing centers to do the following, in accordance with medical psilocybin program rules:</w:t>
      </w:r>
    </w:p>
    <w:p w:rsidR="00000000" w:rsidDel="00000000" w:rsidP="00000000" w:rsidRDefault="00000000" w:rsidRPr="00000000" w14:paraId="00000122">
      <w:pPr>
        <w:keepNext w:val="0"/>
        <w:keepLines w:val="0"/>
        <w:pageBreakBefore w:val="0"/>
        <w:widowControl w:val="0"/>
        <w:numPr>
          <w:ilvl w:val="4"/>
          <w:numId w:val="4"/>
        </w:numPr>
        <w:pBdr>
          <w:top w:space="0" w:sz="0" w:val="nil"/>
          <w:left w:space="0" w:sz="0" w:val="nil"/>
          <w:bottom w:space="0" w:sz="0" w:val="nil"/>
          <w:right w:space="0" w:sz="0" w:val="nil"/>
          <w:between w:space="0" w:sz="0" w:val="nil"/>
        </w:pBdr>
        <w:shd w:fill="auto" w:val="clear"/>
        <w:tabs>
          <w:tab w:val="left" w:leader="none" w:pos="1797"/>
        </w:tabs>
        <w:spacing w:after="0" w:before="0" w:line="240" w:lineRule="auto"/>
        <w:ind w:left="357" w:right="56" w:firstLine="720"/>
        <w:jc w:val="left"/>
        <w:rPr>
          <w:smallCaps w:val="0"/>
          <w:strike w:val="0"/>
          <w:color w:val="000000"/>
          <w:u w:val="none"/>
          <w:shd w:fill="auto" w:val="clear"/>
          <w:vertAlign w:val="baseline"/>
        </w:rPr>
      </w:pPr>
      <w:sdt>
        <w:sdtPr>
          <w:id w:val="-1836693795"/>
          <w:tag w:val="goog_rdk_16"/>
        </w:sdtPr>
        <w:sdtContent>
          <w:commentRangeStart w:id="7"/>
        </w:sdtContent>
      </w:sdt>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Practitioners: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Practitioners may purchase and possess medical psilocybin products obtained from permitted producers, and may sell or otherwise provide medical psilocybin products to qualified patients during administration sessions conducted at a healing center location or other approved location. A practitioner may only sell or otherwise provide psilocybin products that are obtained from permitted producers.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4"/>
          <w:numId w:val="4"/>
        </w:numPr>
        <w:pBdr>
          <w:top w:space="0" w:sz="0" w:val="nil"/>
          <w:left w:space="0" w:sz="0" w:val="nil"/>
          <w:bottom w:space="0" w:sz="0" w:val="nil"/>
          <w:right w:space="0" w:sz="0" w:val="nil"/>
          <w:between w:space="0" w:sz="0" w:val="nil"/>
        </w:pBdr>
        <w:shd w:fill="auto" w:val="clear"/>
        <w:tabs>
          <w:tab w:val="left" w:leader="none" w:pos="1797"/>
        </w:tabs>
        <w:spacing w:after="0" w:before="0" w:line="240" w:lineRule="auto"/>
        <w:ind w:left="357" w:right="218" w:firstLine="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Facilitators: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Facilitators may possess medical psilocybin products, for the purpose of providing those products to qualified patients in administration sessions conducted at healing centers and other approved locations.</w:t>
      </w:r>
    </w:p>
    <w:p w:rsidR="00000000" w:rsidDel="00000000" w:rsidP="00000000" w:rsidRDefault="00000000" w:rsidRPr="00000000" w14:paraId="00000124">
      <w:pPr>
        <w:keepNext w:val="0"/>
        <w:keepLines w:val="0"/>
        <w:pageBreakBefore w:val="0"/>
        <w:widowControl w:val="0"/>
        <w:numPr>
          <w:ilvl w:val="4"/>
          <w:numId w:val="4"/>
        </w:numPr>
        <w:pBdr>
          <w:top w:space="0" w:sz="0" w:val="nil"/>
          <w:left w:space="0" w:sz="0" w:val="nil"/>
          <w:bottom w:space="0" w:sz="0" w:val="nil"/>
          <w:right w:space="0" w:sz="0" w:val="nil"/>
          <w:between w:space="0" w:sz="0" w:val="nil"/>
        </w:pBdr>
        <w:shd w:fill="auto" w:val="clear"/>
        <w:tabs>
          <w:tab w:val="left" w:leader="none" w:pos="1797"/>
        </w:tabs>
        <w:spacing w:after="0" w:before="0" w:line="240" w:lineRule="auto"/>
        <w:ind w:left="357" w:right="244" w:firstLine="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Healing centers: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Owners and employees of healing centers who are registered with the department may purchase medical psilocybin products from permitted producers, may possess medical psilocybin products, and may sell or otherwise administer those products to qualified patients in administration sessions conducted at the healing center or other approved locations, provided that such individuals are also designated to engage in each activity by the healing center. A healing center may only sell or otherwise provide psilocybin products that are obtained from permitted producers.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[7.35.3.14 NMAC, xx/xx/2026]</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pStyle w:val="Heading1"/>
        <w:numPr>
          <w:ilvl w:val="3"/>
          <w:numId w:val="16"/>
        </w:numPr>
        <w:tabs>
          <w:tab w:val="left" w:leader="none" w:pos="1797"/>
        </w:tabs>
        <w:spacing w:after="0" w:before="0" w:line="240" w:lineRule="auto"/>
        <w:ind w:left="357" w:right="969" w:firstLine="0"/>
        <w:jc w:val="left"/>
        <w:rPr/>
      </w:pPr>
      <w:r w:rsidDel="00000000" w:rsidR="00000000" w:rsidRPr="00000000">
        <w:rPr>
          <w:rtl w:val="0"/>
        </w:rPr>
        <w:t xml:space="preserve">PSILOCYBIN EDUCATIONAL PROGRAMS; REQUIRED REPORTING AND CURRICULUM APPROVAL:</w:t>
      </w:r>
    </w:p>
    <w:p w:rsidR="00000000" w:rsidDel="00000000" w:rsidP="00000000" w:rsidRDefault="00000000" w:rsidRPr="00000000" w14:paraId="0000012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797"/>
        </w:tabs>
        <w:spacing w:after="0" w:before="0" w:line="240" w:lineRule="auto"/>
        <w:ind w:left="357" w:right="194"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Required reporting of updates: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department-certified psilocybin educational program shall notify the department, through the department-approved electronic system designated by the department, of any of the following changes, and shall not implement the change until written approval is issued by the department:</w:t>
      </w:r>
    </w:p>
    <w:p w:rsidR="00000000" w:rsidDel="00000000" w:rsidP="00000000" w:rsidRDefault="00000000" w:rsidRPr="00000000" w14:paraId="00000129">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517"/>
        </w:tabs>
        <w:spacing w:after="0" w:before="0" w:line="240" w:lineRule="auto"/>
        <w:ind w:left="357" w:right="407"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revision to the program’s curriculum; revised curricula shall be submitted to the department for review and may not be implemented until the department grants approval;</w:t>
      </w:r>
    </w:p>
    <w:p w:rsidR="00000000" w:rsidDel="00000000" w:rsidP="00000000" w:rsidRDefault="00000000" w:rsidRPr="00000000" w14:paraId="0000012A">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517"/>
        </w:tabs>
        <w:spacing w:after="0" w:before="0" w:line="229" w:lineRule="auto"/>
        <w:ind w:left="2517"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change in ownership, including changes in controlling interest or organizational</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structure;</w:t>
      </w:r>
    </w:p>
    <w:p w:rsidR="00000000" w:rsidDel="00000000" w:rsidP="00000000" w:rsidRDefault="00000000" w:rsidRPr="00000000" w14:paraId="0000012C">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517"/>
        </w:tabs>
        <w:spacing w:after="0" w:before="0" w:line="240" w:lineRule="auto"/>
        <w:ind w:left="2517"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change in physical locations utilized for instruction or educational activities;</w:t>
      </w:r>
    </w:p>
    <w:p w:rsidR="00000000" w:rsidDel="00000000" w:rsidP="00000000" w:rsidRDefault="00000000" w:rsidRPr="00000000" w14:paraId="0000012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517"/>
        </w:tabs>
        <w:spacing w:after="0" w:before="1" w:line="240" w:lineRule="auto"/>
        <w:ind w:left="2517"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modification, termination, or addition of practicum site agreements; and</w:t>
      </w:r>
    </w:p>
    <w:p w:rsidR="00000000" w:rsidDel="00000000" w:rsidP="00000000" w:rsidRDefault="00000000" w:rsidRPr="00000000" w14:paraId="0000012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2517"/>
        </w:tabs>
        <w:spacing w:after="0" w:before="0" w:line="240" w:lineRule="auto"/>
        <w:ind w:left="2517"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change in instructional staff, including submission of curricula vitae or résumés for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7" w:lineRule="auto"/>
        <w:ind w:left="35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newly added instructors.</w:t>
      </w:r>
    </w:p>
    <w:p w:rsidR="00000000" w:rsidDel="00000000" w:rsidP="00000000" w:rsidRDefault="00000000" w:rsidRPr="00000000" w14:paraId="0000013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60" w:right="294" w:firstLine="719"/>
        <w:jc w:val="left"/>
        <w:rPr>
          <w:smallCaps w:val="0"/>
          <w:strike w:val="0"/>
          <w:color w:val="000000"/>
          <w:u w:val="none"/>
          <w:shd w:fill="auto" w:val="clear"/>
          <w:vertAlign w:val="baseline"/>
        </w:rPr>
        <w:sectPr>
          <w:type w:val="nextPage"/>
          <w:pgSz w:h="15840" w:w="12240" w:orient="portrait"/>
          <w:pgMar w:bottom="280" w:top="1360" w:left="1080" w:right="1440"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Psilocybin educational program curriculum approval process: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Applicants shall submit a complete application packet for curriculum approval through the electronic system designated by the department.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59" w:right="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department shall notify the applicant within 60 calendar days, through the department-approved electronic system, of whether the application is approved or denied. If approved, the approval shall take effect on the date of the notice and shall remain valid for two years. If denied, the department shall issue notice through the department-approved electronic system stating the basis for the denial. An applicant whose application has been denied may resubmit a corrected application within six months. No applicant may resubmit an application more than two times following an initial denial. An applicant may appeal a denial in accordance with the appeals process established in this rule.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[7.35.3.15 NMAC - N, xx/xx/2026]</w:t>
      </w:r>
    </w:p>
    <w:p w:rsidR="00000000" w:rsidDel="00000000" w:rsidP="00000000" w:rsidRDefault="00000000" w:rsidRPr="00000000" w14:paraId="00000133">
      <w:pPr>
        <w:pStyle w:val="Heading1"/>
        <w:numPr>
          <w:ilvl w:val="3"/>
          <w:numId w:val="16"/>
        </w:numPr>
        <w:tabs>
          <w:tab w:val="left" w:leader="none" w:pos="1999"/>
        </w:tabs>
        <w:spacing w:after="0" w:before="228" w:line="240" w:lineRule="auto"/>
        <w:ind w:left="360" w:right="824" w:firstLine="0"/>
        <w:jc w:val="left"/>
        <w:rPr/>
      </w:pPr>
      <w:r w:rsidDel="00000000" w:rsidR="00000000" w:rsidRPr="00000000">
        <w:rPr>
          <w:rtl w:val="0"/>
        </w:rPr>
        <w:t xml:space="preserve">REQUIREMENTS FOR THIRD-PARTY EVALUATORS OF EDUCATIONAL PROGRAMS:</w:t>
      </w:r>
    </w:p>
    <w:p w:rsidR="00000000" w:rsidDel="00000000" w:rsidP="00000000" w:rsidRDefault="00000000" w:rsidRPr="00000000" w14:paraId="00000134">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799"/>
        </w:tabs>
        <w:spacing w:after="0" w:before="1" w:line="240" w:lineRule="auto"/>
        <w:ind w:left="360" w:right="279"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General requirements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psilocybin educational program shall engage a qualified third-party evaluation team to conduct the evaluations required under this rule. The evaluation team shall consist of no fewer than three individuals who collectively meet all competency requirements set forth in this section.</w:t>
      </w:r>
    </w:p>
    <w:p w:rsidR="00000000" w:rsidDel="00000000" w:rsidP="00000000" w:rsidRDefault="00000000" w:rsidRPr="00000000" w14:paraId="00000135">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59" w:right="309" w:firstLine="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Minimum qualifications: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evaluator shall possess at least three years of professional experience in one or more of the following fields, and the evaluation team as a whole shall demonstrate expertise covering all listed domains:</w:t>
      </w:r>
    </w:p>
    <w:p w:rsidR="00000000" w:rsidDel="00000000" w:rsidP="00000000" w:rsidRDefault="00000000" w:rsidRPr="00000000" w14:paraId="00000136">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759"/>
        </w:tabs>
        <w:spacing w:after="0" w:before="0" w:line="240" w:lineRule="auto"/>
        <w:ind w:left="360" w:right="95"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Psilocybin therapy practice, supported by a master’s or doctoral degree in counseling, therapy, social work, public health, behavioral health, or a closely related field;</w:t>
      </w:r>
    </w:p>
    <w:p w:rsidR="00000000" w:rsidDel="00000000" w:rsidP="00000000" w:rsidRDefault="00000000" w:rsidRPr="00000000" w14:paraId="00000137">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759"/>
        </w:tabs>
        <w:spacing w:after="0" w:before="3" w:line="237" w:lineRule="auto"/>
        <w:ind w:left="360" w:right="12"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Medical and research practice, supported by a master’s or doctoral degree in medicine, pharmacy, nursing, or another related clinical or scientific field; and</w:t>
      </w:r>
    </w:p>
    <w:p w:rsidR="00000000" w:rsidDel="00000000" w:rsidP="00000000" w:rsidRDefault="00000000" w:rsidRPr="00000000" w14:paraId="00000138">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759"/>
        </w:tabs>
        <w:spacing w:after="0" w:before="1" w:line="240" w:lineRule="auto"/>
        <w:ind w:left="360" w:right="548"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Educational curriculum development and evaluation, supported by a master’s or doctoral degree in education, educational psychology, or a closely related field.</w:t>
      </w:r>
    </w:p>
    <w:p w:rsidR="00000000" w:rsidDel="00000000" w:rsidP="00000000" w:rsidRDefault="00000000" w:rsidRPr="00000000" w14:paraId="00000139">
      <w:pPr>
        <w:pStyle w:val="Heading2"/>
        <w:numPr>
          <w:ilvl w:val="4"/>
          <w:numId w:val="16"/>
        </w:numPr>
        <w:tabs>
          <w:tab w:val="left" w:leader="none" w:pos="1799"/>
        </w:tabs>
        <w:spacing w:after="0" w:before="1" w:line="240" w:lineRule="auto"/>
        <w:ind w:left="1799" w:right="0" w:hanging="720"/>
        <w:jc w:val="left"/>
        <w:rPr/>
      </w:pPr>
      <w:r w:rsidDel="00000000" w:rsidR="00000000" w:rsidRPr="00000000">
        <w:rPr>
          <w:rtl w:val="0"/>
        </w:rPr>
        <w:t xml:space="preserve">Conflict of </w:t>
      </w:r>
      <w:r w:rsidDel="00000000" w:rsidR="00000000" w:rsidRPr="00000000">
        <w:rPr>
          <w:b w:val="0"/>
          <w:bCs w:val="0"/>
          <w:rtl w:val="0"/>
        </w:rPr>
        <w:t xml:space="preserve">-</w:t>
      </w:r>
      <w:r w:rsidDel="00000000" w:rsidR="00000000" w:rsidRPr="00000000">
        <w:rPr>
          <w:rtl w:val="0"/>
        </w:rPr>
        <w:t xml:space="preserve">interest prohibitions:</w:t>
      </w:r>
    </w:p>
    <w:p w:rsidR="00000000" w:rsidDel="00000000" w:rsidP="00000000" w:rsidRDefault="00000000" w:rsidRPr="00000000" w14:paraId="0000013A">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359" w:right="324"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evaluators shall be free from actual or perceived conflicts of interest regarding the organization or curriculum under review.</w:t>
      </w:r>
    </w:p>
    <w:p w:rsidR="00000000" w:rsidDel="00000000" w:rsidP="00000000" w:rsidRDefault="00000000" w:rsidRPr="00000000" w14:paraId="0000013B">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0" w:line="229" w:lineRule="auto"/>
        <w:ind w:left="2519" w:right="0" w:hanging="720"/>
        <w:jc w:val="left"/>
        <w:rPr>
          <w:smallCaps w:val="0"/>
          <w:strike w:val="0"/>
          <w:color w:val="000000"/>
          <w:u w:val="none"/>
          <w:shd w:fill="auto" w:val="clear"/>
          <w:vertAlign w:val="baseline"/>
        </w:rPr>
        <w:sectPr>
          <w:type w:val="nextPage"/>
          <w:pgSz w:h="15840" w:w="12240" w:orient="portrait"/>
          <w:pgMar w:bottom="280" w:top="1360" w:left="1080" w:right="144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following conflicts, at minimum, shall disqualify an individual from serving as an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59" w:right="3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evaluator: evaluated; or</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Participation in the design, development, or teaching of the curriculum being</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20"/>
        <w:jc w:val="left"/>
        <w:rPr>
          <w:smallCaps w:val="0"/>
          <w:strike w:val="0"/>
          <w:color w:val="000000"/>
          <w:u w:val="none"/>
          <w:shd w:fill="auto" w:val="clear"/>
          <w:vertAlign w:val="baseline"/>
        </w:rPr>
        <w:sectPr>
          <w:type w:val="continuous"/>
          <w:pgSz w:h="15840" w:w="12240" w:orient="portrait"/>
          <w:pgMar w:bottom="280" w:top="1360" w:left="1080" w:right="1440" w:header="360" w:footer="360"/>
          <w:cols w:equalWidth="0" w:num="2">
            <w:col w:space="718" w:w="4501"/>
            <w:col w:space="0" w:w="4501"/>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Holding a financial interest in, receiving compensation from, or serving in any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governance or advisory capacity with the program or organization being evaluated.</w:t>
      </w:r>
    </w:p>
    <w:p w:rsidR="00000000" w:rsidDel="00000000" w:rsidP="00000000" w:rsidRDefault="00000000" w:rsidRPr="00000000" w14:paraId="00000142">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59" w:right="243" w:firstLine="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Confidentiality and impartiality: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Prior to initiating evaluation activities, each evaluator shall sign a confidentiality and impartiality agreement affirming their obligation to maintain confidentiality, avoid bias, and act independently in carrying out evaluation responsibilities.</w:t>
      </w:r>
    </w:p>
    <w:p w:rsidR="00000000" w:rsidDel="00000000" w:rsidP="00000000" w:rsidRDefault="00000000" w:rsidRPr="00000000" w14:paraId="00000143">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799"/>
        </w:tabs>
        <w:spacing w:after="0" w:before="2" w:line="240" w:lineRule="auto"/>
        <w:ind w:left="359" w:right="202"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Evaluation report requirements: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evaluation team shall prepare a written evaluation report and shall submit the report simultaneously to both the psilocybin educational program and the department. The report shall include, at a minimum:</w:t>
      </w:r>
    </w:p>
    <w:p w:rsidR="00000000" w:rsidDel="00000000" w:rsidP="00000000" w:rsidRDefault="00000000" w:rsidRPr="00000000" w14:paraId="00000144">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360" w:right="222" w:firstLine="143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description of each evaluator’s professional qualifications and experience relevant to the required evaluation domains;</w:t>
      </w:r>
    </w:p>
    <w:p w:rsidR="00000000" w:rsidDel="00000000" w:rsidP="00000000" w:rsidRDefault="00000000" w:rsidRPr="00000000" w14:paraId="00000145">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0" w:line="23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Copies of all signed conflict of interest, confidentiality, and impartiality agreements;</w:t>
      </w:r>
    </w:p>
    <w:p w:rsidR="00000000" w:rsidDel="00000000" w:rsidP="00000000" w:rsidRDefault="00000000" w:rsidRPr="00000000" w14:paraId="00000146">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assessment of the reliability, validity, and fidelity of implementation of the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curriculum;</w:t>
      </w:r>
    </w:p>
    <w:p w:rsidR="00000000" w:rsidDel="00000000" w:rsidP="00000000" w:rsidRDefault="00000000" w:rsidRPr="00000000" w14:paraId="00000148">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assessment of the reliability, validity, and fidelity of implementation of student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competency evaluations, including examinations, assessments, and instructor observational feedback;</w:t>
      </w:r>
    </w:p>
    <w:p w:rsidR="00000000" w:rsidDel="00000000" w:rsidP="00000000" w:rsidRDefault="00000000" w:rsidRPr="00000000" w14:paraId="0000014A">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Recommendations for corrective actions or improvements, where applicable;</w:t>
      </w:r>
    </w:p>
    <w:p w:rsidR="00000000" w:rsidDel="00000000" w:rsidP="00000000" w:rsidRDefault="00000000" w:rsidRPr="00000000" w14:paraId="0000014B">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1"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Performance evaluations of all faculty members participating in the program; and</w:t>
      </w:r>
    </w:p>
    <w:p w:rsidR="00000000" w:rsidDel="00000000" w:rsidP="00000000" w:rsidRDefault="00000000" w:rsidRPr="00000000" w14:paraId="0000014C">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2" w:line="237" w:lineRule="auto"/>
        <w:ind w:left="360" w:right="901"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review and evaluation of any reported student grievances related to program instruction, curriculum implementation, or student assessment processes.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[7.35.3.16 NMAC - N, xx/xx/2026]</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pStyle w:val="Heading1"/>
        <w:numPr>
          <w:ilvl w:val="3"/>
          <w:numId w:val="16"/>
        </w:numPr>
        <w:tabs>
          <w:tab w:val="left" w:leader="none" w:pos="1799"/>
        </w:tabs>
        <w:spacing w:after="0" w:before="0" w:line="240" w:lineRule="auto"/>
        <w:ind w:left="1799" w:right="0" w:hanging="1440"/>
        <w:jc w:val="left"/>
        <w:rPr/>
      </w:pPr>
      <w:r w:rsidDel="00000000" w:rsidR="00000000" w:rsidRPr="00000000">
        <w:rPr>
          <w:rtl w:val="0"/>
        </w:rPr>
        <w:t xml:space="preserve">EDUCATIONAL PROGRAMS; </w:t>
      </w:r>
      <w:sdt>
        <w:sdtPr>
          <w:id w:val="-275560277"/>
          <w:tag w:val="goog_rdk_17"/>
        </w:sdtPr>
        <w:sdtContent>
          <w:ins w:author="Denali Wilson" w:id="2" w:date="2026-07-25T22:44:52Z">
            <w:r w:rsidDel="00000000" w:rsidR="00000000" w:rsidRPr="00000000">
              <w:rPr>
                <w:rtl w:val="0"/>
              </w:rPr>
              <w:t xml:space="preserve">CASE-CONSULTATION </w:t>
            </w:r>
          </w:ins>
        </w:sdtContent>
      </w:sdt>
      <w:sdt>
        <w:sdtPr>
          <w:id w:val="1883065913"/>
          <w:tag w:val="goog_rdk_18"/>
        </w:sdtPr>
        <w:sdtContent>
          <w:del w:author="Denali Wilson" w:id="2" w:date="2026-07-25T22:44:52Z">
            <w:r w:rsidDel="00000000" w:rsidR="00000000" w:rsidRPr="00000000">
              <w:rPr>
                <w:rtl w:val="0"/>
              </w:rPr>
              <w:delText xml:space="preserve">MENTORING </w:delText>
            </w:r>
          </w:del>
        </w:sdtContent>
      </w:sdt>
      <w:r w:rsidDel="00000000" w:rsidR="00000000" w:rsidRPr="00000000">
        <w:rPr>
          <w:rtl w:val="0"/>
        </w:rPr>
        <w:t xml:space="preserve">REQUIREMENTS; RECORD-KEEPING:</w:t>
      </w:r>
    </w:p>
    <w:p w:rsidR="00000000" w:rsidDel="00000000" w:rsidP="00000000" w:rsidRDefault="00000000" w:rsidRPr="00000000" w14:paraId="00000150">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59" w:right="23" w:firstLine="719"/>
        <w:jc w:val="left"/>
        <w:rPr>
          <w:smallCaps w:val="0"/>
          <w:strike w:val="0"/>
          <w:color w:val="000000"/>
          <w:u w:val="none"/>
          <w:shd w:fill="auto" w:val="clear"/>
          <w:vertAlign w:val="baseline"/>
        </w:rPr>
        <w:sectPr>
          <w:type w:val="continuous"/>
          <w:pgSz w:h="15840" w:w="12240" w:orient="portrait"/>
          <w:pgMar w:bottom="280" w:top="1360" w:left="1080" w:right="144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educational programs shall provide each practitioner and facilitator student with a minimum of </w:t>
      </w:r>
      <w:sdt>
        <w:sdtPr>
          <w:id w:val="-613850834"/>
          <w:tag w:val="goog_rdk_19"/>
        </w:sdtPr>
        <w:sdtContent>
          <w:ins w:author="Denali Wilson" w:id="3" w:date="2026-07-25T22:46:55Z"/>
          <w:sdt>
            <w:sdtPr>
              <w:id w:val="-890577266"/>
              <w:tag w:val="goog_rdk_20"/>
            </w:sdtPr>
            <w:sdtContent>
              <w:ins w:author="Denali Wilson" w:id="3" w:date="2026-07-25T22:46:55Z">
                <w:r w:rsidDel="00000000" w:rsidR="00000000" w:rsidRPr="00000000">
                  <w:rPr>
                    <w:sz w:val="20"/>
                    <w:szCs w:val="20"/>
                    <w:rtl w:val="0"/>
                    <w:rPrChange w:author="Denali Wilson" w:id="4" w:date="2026-07-25T22:46:55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2 student case </w:t>
                </w:r>
              </w:ins>
            </w:sdtContent>
          </w:sdt>
          <w:ins w:author="Denali Wilson" w:id="3" w:date="2026-07-25T22:46:55Z"/>
        </w:sdtContent>
      </w:sdt>
      <w:sdt>
        <w:sdtPr>
          <w:id w:val="-1806750488"/>
          <w:tag w:val="goog_rdk_21"/>
        </w:sdtPr>
        <w:sdtContent>
          <w:ins w:author="Denali Wilson" w:id="5" w:date="2026-07-25T22:46:05Z">
            <w:sdt>
              <w:sdtPr>
                <w:id w:val="-1033853650"/>
                <w:tag w:val="goog_rdk_22"/>
              </w:sdtPr>
              <w:sdtContent>
                <w:del w:author="Denali Wilson" w:id="3" w:date="2026-07-25T22:46:55Z"/>
              </w:sdtContent>
            </w:sdt>
          </w:ins>
          <w:sdt>
            <w:sdtPr>
              <w:id w:val="-1667349094"/>
              <w:tag w:val="goog_rdk_23"/>
            </w:sdtPr>
            <w:sdtContent>
              <w:ins w:author="Denali Wilson" w:id="5" w:date="2026-07-25T22:46:05Z">
                <w:del w:author="Denali Wilson" w:id="3" w:date="2026-07-25T22:46:55Z">
                  <w:r w:rsidDel="00000000" w:rsidR="00000000" w:rsidRPr="00000000">
                    <w:rPr>
                      <w:sz w:val="20"/>
                      <w:szCs w:val="20"/>
                      <w:rtl w:val="0"/>
                      <w:rPrChange w:author="Denali Wilson" w:id="4" w:date="2026-07-25T22:46:55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20</w:delText>
                  </w:r>
                </w:del>
              </w:ins>
            </w:sdtContent>
          </w:sdt>
          <w:ins w:author="Denali Wilson" w:id="5" w:date="2026-07-25T22:46:05Z">
            <w:del w:author="Denali Wilson" w:id="3" w:date="2026-07-25T22:46:55Z"/>
          </w:ins>
        </w:sdtContent>
      </w:sdt>
      <w:sdt>
        <w:sdtPr>
          <w:id w:val="-1378954649"/>
          <w:tag w:val="goog_rdk_24"/>
        </w:sdtPr>
        <w:sdtContent>
          <w:del w:author="Denali Wilson" w:id="3" w:date="2026-07-25T22:46:55Z"/>
          <w:sdt>
            <w:sdtPr>
              <w:id w:val="1478141113"/>
              <w:tag w:val="goog_rdk_25"/>
            </w:sdtPr>
            <w:sdtContent>
              <w:del w:author="Denali Wilson" w:id="3" w:date="2026-07-25T22:46:55Z">
                <w:r w:rsidDel="00000000" w:rsidR="00000000" w:rsidRPr="00000000">
                  <w:rPr>
                    <w:sz w:val="20"/>
                    <w:szCs w:val="20"/>
                    <w:rtl w:val="0"/>
                    <w:rPrChange w:author="Denali Wilson" w:id="4" w:date="2026-07-25T22:46:55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10</w:delText>
                </w:r>
              </w:del>
            </w:sdtContent>
          </w:sdt>
          <w:del w:author="Denali Wilson" w:id="3" w:date="2026-07-25T22:46:55Z">
            <w:sdt>
              <w:sdtPr>
                <w:id w:val="1811432448"/>
                <w:tag w:val="goog_rdk_26"/>
              </w:sdtPr>
              <w:sdtContent>
                <w:r w:rsidDel="00000000" w:rsidR="00000000" w:rsidRPr="00000000">
                  <w:rPr>
                    <w:sz w:val="20"/>
                    <w:szCs w:val="20"/>
                    <w:rtl w:val="0"/>
                    <w:rPrChange w:author="Denali Wilson" w:id="4" w:date="2026-07-25T22:46:55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 hours of</w:delText>
                </w:r>
              </w:sdtContent>
            </w:sdt>
          </w:del>
        </w:sdtContent>
      </w:sdt>
      <w:sdt>
        <w:sdtPr>
          <w:id w:val="711619908"/>
          <w:tag w:val="goog_rdk_27"/>
        </w:sdtPr>
        <w:sdtContent>
          <w:del w:author="Denali Wilson" w:id="6" w:date="2026-07-25T22:46:27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 </w:delText>
            </w:r>
          </w:del>
        </w:sdtContent>
      </w:sdt>
      <w:sdt>
        <w:sdtPr>
          <w:id w:val="202399305"/>
          <w:tag w:val="goog_rdk_28"/>
        </w:sdtPr>
        <w:sdtContent>
          <w:ins w:author="Denali Wilson" w:id="6" w:date="2026-07-25T22:46:27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w:t>
            </w:r>
          </w:ins>
          <w:sdt>
            <w:sdtPr>
              <w:id w:val="202644087"/>
              <w:tag w:val="goog_rdk_29"/>
            </w:sdtPr>
            <w:sdtContent>
              <w:ins w:author="Denali Wilson" w:id="6" w:date="2026-07-25T22:46:27Z">
                <w:r w:rsidDel="00000000" w:rsidR="00000000" w:rsidRPr="00000000">
                  <w:rPr>
                    <w:sz w:val="20"/>
                    <w:szCs w:val="20"/>
                    <w:rtl w:val="0"/>
                    <w:rPrChange w:author="Denali Wilson" w:id="7" w:date="2026-07-25T22:46:2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onsultations</w:t>
                </w:r>
              </w:ins>
            </w:sdtContent>
          </w:sdt>
          <w:ins w:author="Denali Wilson" w:id="6" w:date="2026-07-25T22:46:27Z"/>
        </w:sdtContent>
      </w:sdt>
      <w:sdt>
        <w:sdtPr>
          <w:id w:val="-1985713396"/>
          <w:tag w:val="goog_rdk_30"/>
        </w:sdtPr>
        <w:sdtContent>
          <w:del w:author="Denali Wilson" w:id="6" w:date="2026-07-25T22:46:27Z"/>
          <w:sdt>
            <w:sdtPr>
              <w:id w:val="1516919559"/>
              <w:tag w:val="goog_rdk_31"/>
            </w:sdtPr>
            <w:sdtContent>
              <w:del w:author="Denali Wilson" w:id="6" w:date="2026-07-25T22:46:27Z">
                <w:r w:rsidDel="00000000" w:rsidR="00000000" w:rsidRPr="00000000">
                  <w:rPr>
                    <w:sz w:val="20"/>
                    <w:szCs w:val="20"/>
                    <w:rtl w:val="0"/>
                    <w:rPrChange w:author="Denali Wilson" w:id="7" w:date="2026-07-25T22:46:2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mentoring sessions</w:delText>
                </w:r>
              </w:del>
            </w:sdtContent>
          </w:sdt>
          <w:del w:author="Denali Wilson" w:id="6" w:date="2026-07-25T22:46:27Z"/>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after graduation and after practicum hours are completed. The purpose of the </w:t>
      </w:r>
      <w:sdt>
        <w:sdtPr>
          <w:id w:val="-1178889921"/>
          <w:tag w:val="goog_rdk_32"/>
        </w:sdtPr>
        <w:sdtContent>
          <w:ins w:author="Denali Wilson" w:id="8" w:date="2026-07-25T22:57:08Z"/>
          <w:sdt>
            <w:sdtPr>
              <w:id w:val="1893329668"/>
              <w:tag w:val="goog_rdk_33"/>
            </w:sdtPr>
            <w:sdtContent>
              <w:ins w:author="Denali Wilson" w:id="8" w:date="2026-07-25T22:57:08Z">
                <w:r w:rsidDel="00000000" w:rsidR="00000000" w:rsidRPr="00000000">
                  <w:rPr>
                    <w:sz w:val="20"/>
                    <w:szCs w:val="20"/>
                    <w:rtl w:val="0"/>
                    <w:rPrChange w:author="Denali Wilson" w:id="9" w:date="2026-07-25T22:57:0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case-consultation </w:t>
                </w:r>
              </w:ins>
            </w:sdtContent>
          </w:sdt>
          <w:ins w:author="Denali Wilson" w:id="8" w:date="2026-07-25T22:57:08Z"/>
        </w:sdtContent>
      </w:sdt>
      <w:sdt>
        <w:sdtPr>
          <w:id w:val="-696927703"/>
          <w:tag w:val="goog_rdk_34"/>
        </w:sdtPr>
        <w:sdtContent>
          <w:del w:author="Denali Wilson" w:id="8" w:date="2026-07-25T22:57:08Z"/>
          <w:sdt>
            <w:sdtPr>
              <w:id w:val="831177391"/>
              <w:tag w:val="goog_rdk_35"/>
            </w:sdtPr>
            <w:sdtContent>
              <w:del w:author="Denali Wilson" w:id="8" w:date="2026-07-25T22:57:08Z">
                <w:r w:rsidDel="00000000" w:rsidR="00000000" w:rsidRPr="00000000">
                  <w:rPr>
                    <w:sz w:val="20"/>
                    <w:szCs w:val="20"/>
                    <w:rtl w:val="0"/>
                    <w:rPrChange w:author="Denali Wilson" w:id="9" w:date="2026-07-25T22:57:0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mentoring </w:delText>
                </w:r>
              </w:del>
            </w:sdtContent>
          </w:sdt>
          <w:del w:author="Denali Wilson" w:id="8" w:date="2026-07-25T22:57:08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sessions </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to allow new graduates to consult with the educational program faculty regarding cases, patients, situations, and how they handle them. </w:t>
      </w:r>
      <w:sdt>
        <w:sdtPr>
          <w:id w:val="841152869"/>
          <w:tag w:val="goog_rdk_36"/>
        </w:sdtPr>
        <w:sdtContent>
          <w:ins w:author="Denali Wilson" w:id="10" w:date="2026-07-25T22:57:23Z"/>
          <w:sdt>
            <w:sdtPr>
              <w:id w:val="-344262547"/>
              <w:tag w:val="goog_rdk_37"/>
            </w:sdtPr>
            <w:sdtContent>
              <w:commentRangeStart w:id="8"/>
            </w:sdtContent>
          </w:sdt>
          <w:ins w:author="Denali Wilson" w:id="10" w:date="2026-07-25T22:57:23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Case presentations under consultation shal</w:t>
            </w:r>
            <w:sdt>
              <w:sdtPr>
                <w:id w:val="944916245"/>
                <w:tag w:val="goog_rdk_38"/>
              </w:sdtPr>
              <w:sdtContent>
                <w:r w:rsidDel="00000000" w:rsidR="00000000" w:rsidRPr="00000000">
                  <w:rPr>
                    <w:sz w:val="20"/>
                    <w:szCs w:val="20"/>
                    <w:rtl w:val="0"/>
                    <w:rPrChange w:author="Denali Wilson" w:id="11" w:date="2026-07-25T22:57:23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l include discussion of individual case concerns, risk factors, supportive factors, treatment considerations, and recommendations for aftercare. </w:t>
                </w:r>
              </w:sdtContent>
            </w:sdt>
          </w:ins>
        </w:sdtContent>
      </w:sdt>
      <w:commentRangeEnd w:id="8"/>
      <w:r w:rsidDel="00000000" w:rsidR="00000000" w:rsidRPr="00000000">
        <w:commentReference w:id="8"/>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These </w:t>
      </w:r>
      <w:sdt>
        <w:sdtPr>
          <w:id w:val="-597683202"/>
          <w:tag w:val="goog_rdk_39"/>
        </w:sdtPr>
        <w:sdtContent>
          <w:ins w:author="Denali Wilson" w:id="12" w:date="2026-07-25T22:47:28Z"/>
          <w:sdt>
            <w:sdtPr>
              <w:id w:val="-873486967"/>
              <w:tag w:val="goog_rdk_40"/>
            </w:sdtPr>
            <w:sdtContent>
              <w:ins w:author="Denali Wilson" w:id="12" w:date="2026-07-25T22:47:28Z">
                <w:r w:rsidDel="00000000" w:rsidR="00000000" w:rsidRPr="00000000">
                  <w:rPr>
                    <w:sz w:val="20"/>
                    <w:szCs w:val="20"/>
                    <w:rtl w:val="0"/>
                    <w:rPrChange w:author="Denali Wilson" w:id="13" w:date="2026-07-25T22:47:2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case-consultations</w:t>
                </w:r>
              </w:ins>
            </w:sdtContent>
          </w:sdt>
          <w:ins w:author="Denali Wilson" w:id="12" w:date="2026-07-25T22:47:28Z"/>
        </w:sdtContent>
      </w:sdt>
      <w:sdt>
        <w:sdtPr>
          <w:id w:val="-269022471"/>
          <w:tag w:val="goog_rdk_41"/>
        </w:sdtPr>
        <w:sdtContent>
          <w:del w:author="Denali Wilson" w:id="12" w:date="2026-07-25T22:47:28Z"/>
          <w:sdt>
            <w:sdtPr>
              <w:id w:val="1651967019"/>
              <w:tag w:val="goog_rdk_42"/>
            </w:sdtPr>
            <w:sdtContent>
              <w:del w:author="Denali Wilson" w:id="12" w:date="2026-07-25T22:47:28Z">
                <w:r w:rsidDel="00000000" w:rsidR="00000000" w:rsidRPr="00000000">
                  <w:rPr>
                    <w:sz w:val="20"/>
                    <w:szCs w:val="20"/>
                    <w:rtl w:val="0"/>
                    <w:rPrChange w:author="Denali Wilson" w:id="13" w:date="2026-07-25T22:47:2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mentoring sessions</w:delText>
                </w:r>
              </w:del>
            </w:sdtContent>
          </w:sdt>
          <w:del w:author="Denali Wilson" w:id="12" w:date="2026-07-25T22:47:28Z"/>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may not have additional associated</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60" w:right="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charges beyond the cost of the educational program itself. </w:t>
      </w:r>
      <w:sdt>
        <w:sdtPr>
          <w:id w:val="-734372600"/>
          <w:tag w:val="goog_rdk_43"/>
        </w:sdtPr>
        <w:sdtContent>
          <w:del w:author="Denali Wilson" w:id="14" w:date="2026-07-25T23:00:22Z"/>
          <w:sdt>
            <w:sdtPr>
              <w:id w:val="-1497206413"/>
              <w:tag w:val="goog_rdk_44"/>
            </w:sdtPr>
            <w:sdtContent>
              <w:commentRangeStart w:id="9"/>
            </w:sdtContent>
          </w:sdt>
          <w:del w:author="Denali Wilson" w:id="14" w:date="2026-07-25T23:00:22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The 10 hours are valid for up to 12 months after practicum hours are completed. If students request more than 10 hours of mentoring sessions, this will be at the purview of the educational program and may have an additional associated cost.</w:delText>
            </w:r>
          </w:del>
        </w:sdtContent>
      </w:sdt>
      <w:commentRangeEnd w:id="9"/>
      <w:r w:rsidDel="00000000" w:rsidR="00000000" w:rsidRPr="00000000">
        <w:commentReference w:id="9"/>
      </w:r>
      <w:r w:rsidDel="00000000" w:rsidR="00000000" w:rsidRPr="00000000">
        <w:rPr>
          <w:rtl w:val="0"/>
        </w:rPr>
      </w:r>
    </w:p>
    <w:sdt>
      <w:sdtPr>
        <w:id w:val="1672799539"/>
        <w:tag w:val="goog_rdk_48"/>
      </w:sdtPr>
      <w:sdtContent>
        <w:p w:rsidR="00000000" w:rsidDel="00000000" w:rsidP="00000000" w:rsidRDefault="00000000" w:rsidRPr="00000000" w14:paraId="00000152">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59" w:right="10" w:firstLine="719"/>
            <w:jc w:val="left"/>
            <w:rPr>
              <w:del w:author="Denali Wilson" w:id="15" w:date="2026-07-25T22:44:03Z"/>
              <w:smallCaps w:val="0"/>
              <w:strike w:val="0"/>
              <w:color w:val="000000"/>
              <w:u w:val="none"/>
              <w:shd w:fill="auto" w:val="clear"/>
              <w:vertAlign w:val="baseline"/>
            </w:rPr>
          </w:pPr>
          <w:sdt>
            <w:sdtPr>
              <w:id w:val="2001696219"/>
              <w:tag w:val="goog_rdk_46"/>
            </w:sdtPr>
            <w:sdtContent>
              <w:del w:author="Denali Wilson" w:id="15" w:date="2026-07-25T22:44:03Z"/>
              <w:sdt>
                <w:sdtPr>
                  <w:id w:val="499133763"/>
                  <w:tag w:val="goog_rdk_47"/>
                </w:sdtPr>
                <w:sdtContent>
                  <w:commentRangeStart w:id="10"/>
                </w:sdtContent>
              </w:sdt>
              <w:del w:author="Denali Wilson" w:id="15" w:date="2026-07-25T22:44:03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Education</w:delText>
                </w:r>
                <w:commentRangeEnd w:id="10"/>
                <w:r w:rsidDel="00000000" w:rsidR="00000000" w:rsidRPr="00000000">
                  <w:commentReference w:id="10"/>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al programs shall offer an option for a student to complete the evaluation for each educational module (not including the New Mexico module) without attending the lessons or classes for the module. The cost to complete the evaluation for each module shall not be greater than one-fourth of the normal price of each of the educational modules. If the student receives a passing grade for a module evaluation, they will have been considered to have completed the module; and if a student does not receive a passing grade for a module evaluation, they will not have completed the module. The educational program may at its discretion allow students to re-take the evaluation without attending the lessons or classes for the modules. Students who utilize this option shall complete all other requirements for the educational program, including the New Mexico Module, certifications, simulated patient, and practicum requirements to graduate from the educational program.</w:delText>
                </w:r>
              </w:del>
            </w:sdtContent>
          </w:sdt>
        </w:p>
      </w:sdtContent>
    </w:sdt>
    <w:p w:rsidR="00000000" w:rsidDel="00000000" w:rsidP="00000000" w:rsidRDefault="00000000" w:rsidRPr="00000000" w14:paraId="00000153">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799"/>
        </w:tabs>
        <w:spacing w:after="0" w:before="1" w:line="240" w:lineRule="auto"/>
        <w:ind w:left="360" w:right="311"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Educational programs shall maintain the following records for a minimum of five years, and as required by applicable law:</w:t>
      </w:r>
    </w:p>
    <w:p w:rsidR="00000000" w:rsidDel="00000000" w:rsidP="00000000" w:rsidRDefault="00000000" w:rsidRPr="00000000" w14:paraId="00000154">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20"/>
        </w:tabs>
        <w:spacing w:after="0" w:before="0" w:line="229" w:lineRule="auto"/>
        <w:ind w:left="2520"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course syllabi; and</w:t>
      </w:r>
    </w:p>
    <w:p w:rsidR="00000000" w:rsidDel="00000000" w:rsidP="00000000" w:rsidRDefault="00000000" w:rsidRPr="00000000" w14:paraId="00000155">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1"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Enrollment records, including but not limited to the:</w:t>
      </w:r>
    </w:p>
    <w:p w:rsidR="00000000" w:rsidDel="00000000" w:rsidP="00000000" w:rsidRDefault="00000000" w:rsidRPr="00000000" w14:paraId="00000156">
      <w:pPr>
        <w:keepNext w:val="0"/>
        <w:keepLines w:val="0"/>
        <w:pageBreakBefore w:val="0"/>
        <w:widowControl w:val="0"/>
        <w:numPr>
          <w:ilvl w:val="6"/>
          <w:numId w:val="16"/>
        </w:numPr>
        <w:pBdr>
          <w:top w:space="0" w:sz="0" w:val="nil"/>
          <w:left w:space="0" w:sz="0" w:val="nil"/>
          <w:bottom w:space="0" w:sz="0" w:val="nil"/>
          <w:right w:space="0" w:sz="0" w:val="nil"/>
          <w:between w:space="0" w:sz="0" w:val="nil"/>
        </w:pBdr>
        <w:shd w:fill="auto" w:val="clear"/>
        <w:tabs>
          <w:tab w:val="left" w:leader="none" w:pos="3239"/>
        </w:tabs>
        <w:spacing w:after="0" w:before="0" w:line="240" w:lineRule="auto"/>
        <w:ind w:left="323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Name of each student;</w:t>
      </w:r>
    </w:p>
    <w:p w:rsidR="00000000" w:rsidDel="00000000" w:rsidP="00000000" w:rsidRDefault="00000000" w:rsidRPr="00000000" w14:paraId="00000157">
      <w:pPr>
        <w:keepNext w:val="0"/>
        <w:keepLines w:val="0"/>
        <w:pageBreakBefore w:val="0"/>
        <w:widowControl w:val="0"/>
        <w:numPr>
          <w:ilvl w:val="6"/>
          <w:numId w:val="16"/>
        </w:numPr>
        <w:pBdr>
          <w:top w:space="0" w:sz="0" w:val="nil"/>
          <w:left w:space="0" w:sz="0" w:val="nil"/>
          <w:bottom w:space="0" w:sz="0" w:val="nil"/>
          <w:right w:space="0" w:sz="0" w:val="nil"/>
          <w:between w:space="0" w:sz="0" w:val="nil"/>
        </w:pBdr>
        <w:shd w:fill="auto" w:val="clear"/>
        <w:tabs>
          <w:tab w:val="left" w:leader="none" w:pos="3239"/>
        </w:tabs>
        <w:spacing w:after="0" w:before="1" w:line="240" w:lineRule="auto"/>
        <w:ind w:left="323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Date of start and completion for each student;</w:t>
      </w:r>
    </w:p>
    <w:p w:rsidR="00000000" w:rsidDel="00000000" w:rsidP="00000000" w:rsidRDefault="00000000" w:rsidRPr="00000000" w14:paraId="00000158">
      <w:pPr>
        <w:keepNext w:val="0"/>
        <w:keepLines w:val="0"/>
        <w:pageBreakBefore w:val="0"/>
        <w:widowControl w:val="0"/>
        <w:numPr>
          <w:ilvl w:val="6"/>
          <w:numId w:val="16"/>
        </w:numPr>
        <w:pBdr>
          <w:top w:space="0" w:sz="0" w:val="nil"/>
          <w:left w:space="0" w:sz="0" w:val="nil"/>
          <w:bottom w:space="0" w:sz="0" w:val="nil"/>
          <w:right w:space="0" w:sz="0" w:val="nil"/>
          <w:between w:space="0" w:sz="0" w:val="nil"/>
        </w:pBdr>
        <w:shd w:fill="auto" w:val="clear"/>
        <w:tabs>
          <w:tab w:val="left" w:leader="none" w:pos="3239"/>
        </w:tabs>
        <w:spacing w:after="0" w:before="0" w:line="230" w:lineRule="auto"/>
        <w:ind w:left="323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Examination results and transcripts for each student;</w:t>
      </w:r>
    </w:p>
    <w:p w:rsidR="00000000" w:rsidDel="00000000" w:rsidP="00000000" w:rsidRDefault="00000000" w:rsidRPr="00000000" w14:paraId="00000159">
      <w:pPr>
        <w:keepNext w:val="0"/>
        <w:keepLines w:val="0"/>
        <w:pageBreakBefore w:val="0"/>
        <w:widowControl w:val="0"/>
        <w:numPr>
          <w:ilvl w:val="6"/>
          <w:numId w:val="16"/>
        </w:numPr>
        <w:pBdr>
          <w:top w:space="0" w:sz="0" w:val="nil"/>
          <w:left w:space="0" w:sz="0" w:val="nil"/>
          <w:bottom w:space="0" w:sz="0" w:val="nil"/>
          <w:right w:space="0" w:sz="0" w:val="nil"/>
          <w:between w:space="0" w:sz="0" w:val="nil"/>
        </w:pBdr>
        <w:shd w:fill="auto" w:val="clear"/>
        <w:tabs>
          <w:tab w:val="left" w:leader="none" w:pos="3239"/>
        </w:tabs>
        <w:spacing w:after="0" w:before="0" w:line="230" w:lineRule="auto"/>
        <w:ind w:left="323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Dates, locations, and number of patients seen during each of the practicum</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sessions; and</w:t>
      </w:r>
    </w:p>
    <w:p w:rsidR="00000000" w:rsidDel="00000000" w:rsidP="00000000" w:rsidRDefault="00000000" w:rsidRPr="00000000" w14:paraId="0000015B">
      <w:pPr>
        <w:keepNext w:val="0"/>
        <w:keepLines w:val="0"/>
        <w:pageBreakBefore w:val="0"/>
        <w:widowControl w:val="0"/>
        <w:numPr>
          <w:ilvl w:val="6"/>
          <w:numId w:val="16"/>
        </w:numPr>
        <w:pBdr>
          <w:top w:space="0" w:sz="0" w:val="nil"/>
          <w:left w:space="0" w:sz="0" w:val="nil"/>
          <w:bottom w:space="0" w:sz="0" w:val="nil"/>
          <w:right w:space="0" w:sz="0" w:val="nil"/>
          <w:between w:space="0" w:sz="0" w:val="nil"/>
        </w:pBdr>
        <w:shd w:fill="auto" w:val="clear"/>
        <w:tabs>
          <w:tab w:val="left" w:leader="none" w:pos="3239"/>
        </w:tabs>
        <w:spacing w:after="0" w:before="0" w:line="240" w:lineRule="auto"/>
        <w:ind w:left="323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Names of facilitators supervised by practitioner students during practicum.</w:t>
      </w:r>
    </w:p>
    <w:p w:rsidR="00000000" w:rsidDel="00000000" w:rsidP="00000000" w:rsidRDefault="00000000" w:rsidRPr="00000000" w14:paraId="0000015C">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799"/>
        </w:tabs>
        <w:spacing w:after="0" w:before="1" w:line="240" w:lineRule="auto"/>
        <w:ind w:left="359" w:right="36"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Educational programs shall upload the completion certificate into the electronic system designated by the department.</w:t>
      </w:r>
    </w:p>
    <w:p w:rsidR="00000000" w:rsidDel="00000000" w:rsidP="00000000" w:rsidRDefault="00000000" w:rsidRPr="00000000" w14:paraId="0000015D">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799"/>
        </w:tabs>
        <w:spacing w:after="0" w:before="1" w:line="229" w:lineRule="auto"/>
        <w:ind w:left="179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Educational programs shall provide current and former students their records upon request.</w:t>
      </w:r>
    </w:p>
    <w:p w:rsidR="00000000" w:rsidDel="00000000" w:rsidP="00000000" w:rsidRDefault="00000000" w:rsidRPr="00000000" w14:paraId="0000015E">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59" w:right="621" w:firstLine="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Educational programs shall provide records required to be maintained under this rule to the department upon request.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[7.35.3.17 NMAC - N, xx/xx/2026]</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pStyle w:val="Heading1"/>
        <w:numPr>
          <w:ilvl w:val="3"/>
          <w:numId w:val="16"/>
        </w:numPr>
        <w:tabs>
          <w:tab w:val="left" w:leader="none" w:pos="1799"/>
        </w:tabs>
        <w:spacing w:after="0" w:before="0" w:line="240" w:lineRule="auto"/>
        <w:ind w:left="359" w:right="1626" w:firstLine="0"/>
        <w:jc w:val="left"/>
        <w:rPr/>
      </w:pPr>
      <w:r w:rsidDel="00000000" w:rsidR="00000000" w:rsidRPr="00000000">
        <w:rPr>
          <w:rtl w:val="0"/>
        </w:rPr>
        <w:t xml:space="preserve">EDUCATIONAL REQUIREMENTS FOR CERTIFYING CLINICIANS, PRACTITIONERS, AND FACILITATORS:</w:t>
      </w:r>
    </w:p>
    <w:p w:rsidR="00000000" w:rsidDel="00000000" w:rsidP="00000000" w:rsidRDefault="00000000" w:rsidRPr="00000000" w14:paraId="00000162">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59" w:right="48"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Requirements for certifying clinician, practitioner, and facilitator certification: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certifying clinicians, practitioners, and facilitators who provide medical psilocybin services, including all such providers who are certified by the department on the basis of having completed an educational program from another jurisdiction, shall complete a New Mexico educational module created or approved by the department prior to applying for certification, which shall include at a minimum:</w:t>
      </w:r>
    </w:p>
    <w:p w:rsidR="00000000" w:rsidDel="00000000" w:rsidP="00000000" w:rsidRDefault="00000000" w:rsidRPr="00000000" w14:paraId="00000163">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1" w:line="229"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Education on the New Mexico Medical Psilocybin Act;</w:t>
      </w:r>
    </w:p>
    <w:p w:rsidR="00000000" w:rsidDel="00000000" w:rsidP="00000000" w:rsidRDefault="00000000" w:rsidRPr="00000000" w14:paraId="00000164">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0" w:line="229"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overview of the use of psilocybin in a medical and therapeutic model in New Mexico;</w:t>
      </w:r>
    </w:p>
    <w:p w:rsidR="00000000" w:rsidDel="00000000" w:rsidP="00000000" w:rsidRDefault="00000000" w:rsidRPr="00000000" w14:paraId="00000165">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359" w:right="583"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Education on the social, cultural and historical aspects of psilocybin use, including traditional use by Native American and other populations in New Mexico;</w:t>
      </w:r>
    </w:p>
    <w:p w:rsidR="00000000" w:rsidDel="00000000" w:rsidP="00000000" w:rsidRDefault="00000000" w:rsidRPr="00000000" w14:paraId="00000166">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1"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Spiritual, existential, religious, and theological (SERT) aspects of psilocybin therapy; and</w:t>
      </w:r>
    </w:p>
    <w:p w:rsidR="00000000" w:rsidDel="00000000" w:rsidP="00000000" w:rsidRDefault="00000000" w:rsidRPr="00000000" w14:paraId="00000167">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1" w:line="229"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Evaluation to demonstrate competency in the above areas.</w:t>
      </w:r>
    </w:p>
    <w:p w:rsidR="00000000" w:rsidDel="00000000" w:rsidP="00000000" w:rsidRDefault="00000000" w:rsidRPr="00000000" w14:paraId="00000168">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59" w:right="689" w:firstLine="71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Requirements for initial certifying clinician certification: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certifying clinicians shall complete a certifying clinician module consisting of a minimum of eight didactic hours prior to applying for certification, which shall include:</w:t>
      </w:r>
    </w:p>
    <w:p w:rsidR="00000000" w:rsidDel="00000000" w:rsidP="00000000" w:rsidRDefault="00000000" w:rsidRPr="00000000" w14:paraId="00000169">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2519" w:right="0" w:hanging="721"/>
        <w:jc w:val="left"/>
        <w:rPr>
          <w:smallCaps w:val="0"/>
          <w:strike w:val="0"/>
          <w:color w:val="000000"/>
          <w:u w:val="none"/>
          <w:shd w:fill="auto" w:val="clear"/>
          <w:vertAlign w:val="baseline"/>
        </w:rPr>
      </w:pPr>
      <w:sdt>
        <w:sdtPr>
          <w:id w:val="-1071793415"/>
          <w:tag w:val="goog_rdk_49"/>
        </w:sdtPr>
        <w:sdtContent>
          <w:commentRangeStart w:id="11"/>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Psilocybin action, interactions, and pharmacology;</w:t>
      </w:r>
    </w:p>
    <w:p w:rsidR="00000000" w:rsidDel="00000000" w:rsidP="00000000" w:rsidRDefault="00000000" w:rsidRPr="00000000" w14:paraId="0000016A">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1" w:line="240" w:lineRule="auto"/>
        <w:ind w:left="2519" w:right="0" w:hanging="72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Overview of certifying clinician responsibilities;</w:t>
      </w:r>
    </w:p>
    <w:p w:rsidR="00000000" w:rsidDel="00000000" w:rsidP="00000000" w:rsidRDefault="00000000" w:rsidRPr="00000000" w14:paraId="0000016B">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0" w:line="228" w:lineRule="auto"/>
        <w:ind w:left="2519" w:right="0" w:hanging="72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 CFR part 2;</w:t>
      </w:r>
    </w:p>
    <w:p w:rsidR="00000000" w:rsidDel="00000000" w:rsidP="00000000" w:rsidRDefault="00000000" w:rsidRPr="00000000" w14:paraId="0000016C">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0" w:line="228"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Education on diagnosis of qualifying conditions;</w:t>
      </w:r>
    </w:p>
    <w:p w:rsidR="00000000" w:rsidDel="00000000" w:rsidP="00000000" w:rsidRDefault="00000000" w:rsidRPr="00000000" w14:paraId="0000016D">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1"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Determining medical clearance for psilocybin therapy;</w:t>
      </w:r>
    </w:p>
    <w:p w:rsidR="00000000" w:rsidDel="00000000" w:rsidP="00000000" w:rsidRDefault="00000000" w:rsidRPr="00000000" w14:paraId="0000016E">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2519" w:right="0" w:hanging="720"/>
        <w:jc w:val="left"/>
        <w:rPr>
          <w:smallCaps w:val="0"/>
          <w:strike w:val="0"/>
          <w:color w:val="000000"/>
          <w:u w:val="none"/>
          <w:shd w:fill="auto" w:val="clear"/>
          <w:vertAlign w:val="baseline"/>
        </w:rPr>
      </w:pPr>
      <w:r w:rsidDel="00000000" w:rsidR="00000000" w:rsidRPr="00000000">
        <w:rPr>
          <w:sz w:val="20"/>
          <w:szCs w:val="20"/>
          <w:rtl w:val="0"/>
        </w:rPr>
        <w:t xml:space="preserve">Screening, suicidality, and crisis response</w:t>
      </w:r>
    </w:p>
    <w:p w:rsidR="00000000" w:rsidDel="00000000" w:rsidP="00000000" w:rsidRDefault="00000000" w:rsidRPr="00000000" w14:paraId="0000016F">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1"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Research and data collection requirements; and</w:t>
      </w:r>
    </w:p>
    <w:p w:rsidR="00000000" w:rsidDel="00000000" w:rsidP="00000000" w:rsidRDefault="00000000" w:rsidRPr="00000000" w14:paraId="00000170">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Evaluation to demonstrate competency in the above areas.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71">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799"/>
        </w:tabs>
        <w:spacing w:after="0" w:before="1" w:line="240" w:lineRule="auto"/>
        <w:ind w:left="359" w:right="80" w:firstLine="719"/>
        <w:jc w:val="left"/>
        <w:rPr>
          <w:smallCaps w:val="0"/>
          <w:strike w:val="0"/>
          <w:color w:val="000000"/>
          <w:u w:val="none"/>
          <w:shd w:fill="auto" w:val="clear"/>
          <w:vertAlign w:val="baseline"/>
        </w:rPr>
        <w:sectPr>
          <w:type w:val="nextPage"/>
          <w:pgSz w:h="15840" w:w="12240" w:orient="portrait"/>
          <w:pgMar w:bottom="280" w:top="1360" w:left="1080" w:right="1440"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Requirements for initial practitioner and facilitator certification: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practitioners and facilitators shall complete a psilocybin therapy module consisting of a minimum of </w:t>
      </w:r>
      <w:sdt>
        <w:sdtPr>
          <w:id w:val="-1659224166"/>
          <w:tag w:val="goog_rdk_50"/>
        </w:sdtPr>
        <w:sdtContent>
          <w:ins w:author="Denali Wilson" w:id="16" w:date="2026-07-25T18:27:26Z"/>
          <w:sdt>
            <w:sdtPr>
              <w:id w:val="128311612"/>
              <w:tag w:val="goog_rdk_51"/>
            </w:sdtPr>
            <w:sdtContent>
              <w:ins w:author="Denali Wilson" w:id="16" w:date="2026-07-25T18:27:26Z">
                <w:r w:rsidDel="00000000" w:rsidR="00000000" w:rsidRPr="00000000">
                  <w:rPr>
                    <w:sz w:val="20"/>
                    <w:szCs w:val="20"/>
                    <w:rtl w:val="0"/>
                    <w:rPrChange w:author="Denali Wilson" w:id="17" w:date="2026-07-25T18:27:2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80</w:t>
                </w:r>
              </w:ins>
            </w:sdtContent>
          </w:sdt>
          <w:ins w:author="Denali Wilson" w:id="16" w:date="2026-07-25T18:27:26Z"/>
        </w:sdtContent>
      </w:sdt>
      <w:sdt>
        <w:sdtPr>
          <w:id w:val="-1408001672"/>
          <w:tag w:val="goog_rdk_52"/>
        </w:sdtPr>
        <w:sdtContent>
          <w:del w:author="Denali Wilson" w:id="16" w:date="2026-07-25T18:27:26Z"/>
          <w:sdt>
            <w:sdtPr>
              <w:id w:val="640475355"/>
              <w:tag w:val="goog_rdk_53"/>
            </w:sdtPr>
            <w:sdtContent>
              <w:del w:author="Denali Wilson" w:id="16" w:date="2026-07-25T18:27:26Z">
                <w:r w:rsidDel="00000000" w:rsidR="00000000" w:rsidRPr="00000000">
                  <w:rPr>
                    <w:sz w:val="20"/>
                    <w:szCs w:val="20"/>
                    <w:rtl w:val="0"/>
                    <w:rPrChange w:author="Denali Wilson" w:id="17" w:date="2026-07-25T18:27:2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delText xml:space="preserve">30 </w:delText>
                </w:r>
              </w:del>
            </w:sdtContent>
          </w:sdt>
          <w:del w:author="Denali Wilson" w:id="16" w:date="2026-07-25T18:27:26Z"/>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didactic hours</w:t>
      </w:r>
      <w:sdt>
        <w:sdtPr>
          <w:id w:val="855241895"/>
          <w:tag w:val="goog_rdk_54"/>
        </w:sdtPr>
        <w:sdtContent>
          <w:del w:author="Denali Wilson" w:id="18" w:date="2026-07-25T18:28:51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 and </w:delText>
            </w:r>
          </w:del>
          <w:sdt>
            <w:sdtPr>
              <w:id w:val="-1540005149"/>
              <w:tag w:val="goog_rdk_55"/>
            </w:sdtPr>
            <w:sdtContent>
              <w:commentRangeStart w:id="12"/>
            </w:sdtContent>
          </w:sdt>
          <w:del w:author="Denali Wilson" w:id="18" w:date="2026-07-25T18:28:51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5 hours of simulated patient experience</w:delText>
            </w:r>
          </w:del>
        </w:sdtContent>
      </w:sdt>
      <w:commentRangeEnd w:id="12"/>
      <w:r w:rsidDel="00000000" w:rsidR="00000000" w:rsidRPr="00000000">
        <w:commentReference w:id="12"/>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prior to applying for certification, which shall include: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care team;</w:t>
      </w:r>
    </w:p>
    <w:p w:rsidR="00000000" w:rsidDel="00000000" w:rsidP="00000000" w:rsidRDefault="00000000" w:rsidRPr="00000000" w14:paraId="0000017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2"/>
        </w:tabs>
        <w:spacing w:after="0" w:before="80" w:line="240" w:lineRule="auto"/>
        <w:ind w:left="1082" w:right="0" w:hanging="720"/>
        <w:jc w:val="left"/>
        <w:rPr>
          <w:smallCaps w:val="0"/>
          <w:strike w:val="0"/>
          <w:color w:val="000000"/>
          <w:u w:val="none"/>
          <w:shd w:fill="auto" w:val="clear"/>
          <w:vertAlign w:val="baseline"/>
        </w:rPr>
      </w:pPr>
      <w:r w:rsidDel="00000000" w:rsidR="00000000" w:rsidRPr="00000000">
        <w:br w:type="column"/>
      </w:r>
      <w:sdt>
        <w:sdtPr>
          <w:id w:val="-1399414806"/>
          <w:tag w:val="goog_rdk_56"/>
        </w:sdtPr>
        <w:sdtContent>
          <w:commentRangeStart w:id="13"/>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Overv</w:t>
      </w:r>
      <w:commentRangeEnd w:id="13"/>
      <w:r w:rsidDel="00000000" w:rsidR="00000000" w:rsidRPr="00000000">
        <w:commentReference w:id="13"/>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iew of practitioner/facilitator responsibilities including how to work as part of a</w:t>
      </w:r>
    </w:p>
    <w:sdt>
      <w:sdtPr>
        <w:id w:val="-870020007"/>
        <w:tag w:val="goog_rdk_58"/>
      </w:sdtPr>
      <w:sdtContent>
        <w:p w:rsidR="00000000" w:rsidDel="00000000" w:rsidP="00000000" w:rsidRDefault="00000000" w:rsidRPr="00000000" w14:paraId="0000017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2"/>
            </w:tabs>
            <w:spacing w:after="0" w:before="229" w:line="240" w:lineRule="auto"/>
            <w:ind w:left="1082" w:right="0" w:hanging="720"/>
            <w:jc w:val="left"/>
            <w:rPr>
              <w:ins w:author="Denali Wilson" w:id="19" w:date="2026-07-25T21:43:47Z"/>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 CFR part 2;</w:t>
          </w:r>
          <w:sdt>
            <w:sdtPr>
              <w:id w:val="377982023"/>
              <w:tag w:val="goog_rdk_57"/>
            </w:sdtPr>
            <w:sdtContent>
              <w:ins w:author="Denali Wilson" w:id="19" w:date="2026-07-25T21:43:47Z">
                <w:r w:rsidDel="00000000" w:rsidR="00000000" w:rsidRPr="00000000">
                  <w:rPr>
                    <w:rtl w:val="0"/>
                  </w:rPr>
                </w:r>
              </w:ins>
            </w:sdtContent>
          </w:sdt>
        </w:p>
      </w:sdtContent>
    </w:sdt>
    <w:sdt>
      <w:sdtPr>
        <w:id w:val="1155057464"/>
        <w:tag w:val="goog_rdk_61"/>
      </w:sdtPr>
      <w:sdtContent>
        <w:p w:rsidR="00000000" w:rsidDel="00000000" w:rsidP="00000000" w:rsidRDefault="00000000" w:rsidRPr="00000000" w14:paraId="0000017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2"/>
            </w:tabs>
            <w:spacing w:after="0" w:before="229" w:line="240" w:lineRule="auto"/>
            <w:ind w:left="1082" w:right="0" w:hanging="720"/>
            <w:jc w:val="left"/>
            <w:rPr>
              <w:ins w:author="Denali Wilson" w:id="19" w:date="2026-07-25T21:43:47Z"/>
              <w:sz w:val="20"/>
              <w:szCs w:val="20"/>
              <w:u w:val="none"/>
            </w:rPr>
          </w:pPr>
          <w:sdt>
            <w:sdtPr>
              <w:id w:val="228424391"/>
              <w:tag w:val="goog_rdk_59"/>
            </w:sdtPr>
            <w:sdtContent>
              <w:ins w:author="Denali Wilson" w:id="19" w:date="2026-07-25T21:43:47Z"/>
              <w:sdt>
                <w:sdtPr>
                  <w:id w:val="-563286376"/>
                  <w:tag w:val="goog_rdk_60"/>
                </w:sdtPr>
                <w:sdtContent>
                  <w:ins w:author="Denali Wilson" w:id="19" w:date="2026-07-25T21:43:47Z">
                    <w:r w:rsidDel="00000000" w:rsidR="00000000" w:rsidRPr="00000000">
                      <w:rPr>
                        <w:sz w:val="20"/>
                        <w:szCs w:val="20"/>
                        <w:rtl w:val="0"/>
                        <w:rPrChange w:author="Denali Wilson" w:id="20" w:date="2026-07-25T21:43:4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History and traditional use of psychedelics </w:t>
                    </w:r>
                  </w:ins>
                </w:sdtContent>
              </w:sdt>
              <w:ins w:author="Denali Wilson" w:id="19" w:date="2026-07-25T21:43:47Z"/>
            </w:sdtContent>
          </w:sdt>
        </w:p>
      </w:sdtContent>
    </w:sdt>
    <w:sdt>
      <w:sdtPr>
        <w:id w:val="-1634553687"/>
        <w:tag w:val="goog_rdk_65"/>
      </w:sdtPr>
      <w:sdtContent>
        <w:p w:rsidR="00000000" w:rsidDel="00000000" w:rsidP="00000000" w:rsidRDefault="00000000" w:rsidRPr="00000000" w14:paraId="0000017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2"/>
            </w:tabs>
            <w:spacing w:after="0" w:before="229" w:line="240" w:lineRule="auto"/>
            <w:ind w:left="1082" w:right="0" w:hanging="720"/>
            <w:jc w:val="left"/>
            <w:rPr>
              <w:sz w:val="20"/>
              <w:szCs w:val="20"/>
              <w:u w:val="none"/>
              <w:rPrChange w:author="Denali Wilson" w:id="20" w:date="2026-07-25T21:43:47Z">
                <w:rPr>
                  <w:smallCaps w:val="0"/>
                  <w:strike w:val="0"/>
                  <w:color w:val="000000"/>
                  <w:u w:val="none"/>
                  <w:shd w:fill="auto" w:val="clear"/>
                  <w:vertAlign w:val="baseline"/>
                </w:rPr>
              </w:rPrChange>
            </w:rPr>
            <w:pPrChange w:author="Denali Wilson" w:id="0" w:date="2026-07-25T21:43:47Z">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2"/>
                </w:tabs>
                <w:spacing w:after="0" w:before="229" w:line="240" w:lineRule="auto"/>
                <w:ind w:left="1082" w:right="0" w:hanging="720"/>
                <w:jc w:val="left"/>
              </w:pPr>
            </w:pPrChange>
          </w:pPr>
          <w:sdt>
            <w:sdtPr>
              <w:id w:val="-2030636311"/>
              <w:tag w:val="goog_rdk_62"/>
            </w:sdtPr>
            <w:sdtContent>
              <w:ins w:author="Denali Wilson" w:id="19" w:date="2026-07-25T21:43:47Z"/>
              <w:sdt>
                <w:sdtPr>
                  <w:id w:val="1543375923"/>
                  <w:tag w:val="goog_rdk_63"/>
                </w:sdtPr>
                <w:sdtContent>
                  <w:ins w:author="Denali Wilson" w:id="19" w:date="2026-07-25T21:43:47Z">
                    <w:r w:rsidDel="00000000" w:rsidR="00000000" w:rsidRPr="00000000">
                      <w:rPr>
                        <w:sz w:val="20"/>
                        <w:szCs w:val="20"/>
                        <w:rtl w:val="0"/>
                        <w:rPrChange w:author="Denali Wilson" w:id="20" w:date="2026-07-25T21:43:47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Treatment models </w:t>
                    </w:r>
                  </w:ins>
                </w:sdtContent>
              </w:sdt>
              <w:ins w:author="Denali Wilson" w:id="19" w:date="2026-07-25T21:43:47Z"/>
            </w:sdtContent>
          </w:sdt>
          <w:sdt>
            <w:sdtPr>
              <w:id w:val="-322359579"/>
              <w:tag w:val="goog_rdk_64"/>
            </w:sdtPr>
            <w:sdtContent>
              <w:r w:rsidDel="00000000" w:rsidR="00000000" w:rsidRPr="00000000">
                <w:rPr>
                  <w:rtl w:val="0"/>
                </w:rPr>
              </w:r>
            </w:sdtContent>
          </w:sdt>
        </w:p>
      </w:sdtContent>
    </w:sdt>
    <w:p w:rsidR="00000000" w:rsidDel="00000000" w:rsidP="00000000" w:rsidRDefault="00000000" w:rsidRPr="00000000" w14:paraId="0000017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2"/>
        </w:tabs>
        <w:spacing w:after="0" w:before="0" w:line="240" w:lineRule="auto"/>
        <w:ind w:left="1082" w:right="0" w:hanging="720"/>
        <w:jc w:val="left"/>
        <w:rPr>
          <w:smallCaps w:val="0"/>
          <w:strike w:val="0"/>
          <w:color w:val="000000"/>
          <w:u w:val="none"/>
          <w:shd w:fill="auto" w:val="clear"/>
          <w:vertAlign w:val="baseline"/>
        </w:rPr>
      </w:pPr>
      <w:sdt>
        <w:sdtPr>
          <w:id w:val="333271913"/>
          <w:tag w:val="goog_rdk_67"/>
        </w:sdtPr>
        <w:sdtContent>
          <w:ins w:author="Denali Wilson" w:id="21" w:date="2026-07-25T18:29:19Z"/>
          <w:sdt>
            <w:sdtPr>
              <w:id w:val="1214409500"/>
              <w:tag w:val="goog_rdk_68"/>
            </w:sdtPr>
            <w:sdtContent>
              <w:ins w:author="Denali Wilson" w:id="21" w:date="2026-07-25T18:29:19Z">
                <w:r w:rsidDel="00000000" w:rsidR="00000000" w:rsidRPr="00000000">
                  <w:rPr>
                    <w:sz w:val="20"/>
                    <w:szCs w:val="20"/>
                    <w:rtl w:val="0"/>
                    <w:rPrChange w:author="Denali Wilson" w:id="22" w:date="2026-07-25T18:29:19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Trauma and </w:t>
                </w:r>
              </w:ins>
            </w:sdtContent>
          </w:sdt>
          <w:ins w:author="Denali Wilson" w:id="21" w:date="2026-07-25T18:29:19Z"/>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Trauma-Informed Care</w:t>
      </w:r>
    </w:p>
    <w:sdt>
      <w:sdtPr>
        <w:id w:val="1505395462"/>
        <w:tag w:val="goog_rdk_70"/>
      </w:sdtPr>
      <w:sdtContent>
        <w:p w:rsidR="00000000" w:rsidDel="00000000" w:rsidP="00000000" w:rsidRDefault="00000000" w:rsidRPr="00000000" w14:paraId="0000017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2"/>
            </w:tabs>
            <w:spacing w:after="0" w:before="1" w:line="240" w:lineRule="auto"/>
            <w:ind w:left="1082" w:right="0" w:hanging="720"/>
            <w:jc w:val="left"/>
            <w:rPr>
              <w:ins w:author="Denali Wilson" w:id="23" w:date="2026-07-25T18:29:38Z"/>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Psychedelic emergencies/urgencies/medical monitoring;</w:t>
          </w:r>
          <w:sdt>
            <w:sdtPr>
              <w:id w:val="987797856"/>
              <w:tag w:val="goog_rdk_69"/>
            </w:sdtPr>
            <w:sdtContent>
              <w:ins w:author="Denali Wilson" w:id="23" w:date="2026-07-25T18:29:38Z">
                <w:r w:rsidDel="00000000" w:rsidR="00000000" w:rsidRPr="00000000">
                  <w:rPr>
                    <w:rtl w:val="0"/>
                  </w:rPr>
                </w:r>
              </w:ins>
            </w:sdtContent>
          </w:sdt>
        </w:p>
      </w:sdtContent>
    </w:sdt>
    <w:sdt>
      <w:sdtPr>
        <w:id w:val="1057284250"/>
        <w:tag w:val="goog_rdk_74"/>
      </w:sdtPr>
      <w:sdtContent>
        <w:p w:rsidR="00000000" w:rsidDel="00000000" w:rsidP="00000000" w:rsidRDefault="00000000" w:rsidRPr="00000000" w14:paraId="0000017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2"/>
            </w:tabs>
            <w:spacing w:after="0" w:before="1" w:line="240" w:lineRule="auto"/>
            <w:ind w:left="1082" w:right="0" w:hanging="720"/>
            <w:jc w:val="left"/>
            <w:rPr>
              <w:sz w:val="20"/>
              <w:szCs w:val="20"/>
              <w:u w:val="none"/>
              <w:rPrChange w:author="Denali Wilson" w:id="24" w:date="2026-07-25T18:29:38Z">
                <w:rPr>
                  <w:smallCaps w:val="0"/>
                  <w:strike w:val="0"/>
                  <w:color w:val="000000"/>
                  <w:u w:val="none"/>
                  <w:shd w:fill="auto" w:val="clear"/>
                  <w:vertAlign w:val="baseline"/>
                </w:rPr>
              </w:rPrChange>
            </w:rPr>
            <w:pPrChange w:author="Denali Wilson" w:id="0" w:date="2026-07-25T18:29:38Z">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2"/>
                </w:tabs>
                <w:spacing w:after="0" w:before="1" w:line="240" w:lineRule="auto"/>
                <w:ind w:left="1082" w:right="0" w:hanging="720"/>
                <w:jc w:val="left"/>
              </w:pPr>
            </w:pPrChange>
          </w:pPr>
          <w:sdt>
            <w:sdtPr>
              <w:id w:val="-291666377"/>
              <w:tag w:val="goog_rdk_71"/>
            </w:sdtPr>
            <w:sdtContent>
              <w:ins w:author="Denali Wilson" w:id="23" w:date="2026-07-25T18:29:38Z"/>
              <w:sdt>
                <w:sdtPr>
                  <w:id w:val="108155942"/>
                  <w:tag w:val="goog_rdk_72"/>
                </w:sdtPr>
                <w:sdtContent>
                  <w:ins w:author="Denali Wilson" w:id="23" w:date="2026-07-25T18:29:38Z">
                    <w:r w:rsidDel="00000000" w:rsidR="00000000" w:rsidRPr="00000000">
                      <w:rPr>
                        <w:sz w:val="20"/>
                        <w:szCs w:val="20"/>
                        <w:rtl w:val="0"/>
                        <w:rPrChange w:author="Denali Wilson" w:id="24" w:date="2026-07-25T18:29:3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Screening, suicidality, and crisis response;</w:t>
                    </w:r>
                  </w:ins>
                </w:sdtContent>
              </w:sdt>
              <w:ins w:author="Denali Wilson" w:id="23" w:date="2026-07-25T18:29:38Z"/>
            </w:sdtContent>
          </w:sdt>
          <w:sdt>
            <w:sdtPr>
              <w:id w:val="-1838600284"/>
              <w:tag w:val="goog_rdk_73"/>
            </w:sdtPr>
            <w:sdtContent>
              <w:r w:rsidDel="00000000" w:rsidR="00000000" w:rsidRPr="00000000">
                <w:rPr>
                  <w:rtl w:val="0"/>
                </w:rPr>
              </w:r>
            </w:sdtContent>
          </w:sdt>
        </w:p>
      </w:sdtContent>
    </w:sdt>
    <w:p w:rsidR="00000000" w:rsidDel="00000000" w:rsidP="00000000" w:rsidRDefault="00000000" w:rsidRPr="00000000" w14:paraId="0000017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2"/>
        </w:tabs>
        <w:spacing w:after="0" w:before="0" w:line="240" w:lineRule="auto"/>
        <w:ind w:left="1082"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Psilocybin actions, interactions and pharmacology;</w:t>
      </w:r>
    </w:p>
    <w:p w:rsidR="00000000" w:rsidDel="00000000" w:rsidP="00000000" w:rsidRDefault="00000000" w:rsidRPr="00000000" w14:paraId="0000017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2"/>
        </w:tabs>
        <w:spacing w:after="0" w:before="1" w:line="240" w:lineRule="auto"/>
        <w:ind w:left="1082"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 and setting;</w:t>
      </w:r>
    </w:p>
    <w:p w:rsidR="00000000" w:rsidDel="00000000" w:rsidP="00000000" w:rsidRDefault="00000000" w:rsidRPr="00000000" w14:paraId="0000017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2"/>
        </w:tabs>
        <w:spacing w:after="0" w:before="0" w:line="229" w:lineRule="auto"/>
        <w:ind w:left="1082"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Ethics in therapeutic settings;</w:t>
      </w:r>
    </w:p>
    <w:p w:rsidR="00000000" w:rsidDel="00000000" w:rsidP="00000000" w:rsidRDefault="00000000" w:rsidRPr="00000000" w14:paraId="0000017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1"/>
        </w:tabs>
        <w:spacing w:after="0" w:before="0" w:line="229" w:lineRule="auto"/>
        <w:ind w:left="1081"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Patient-centered approaches and care;</w:t>
      </w:r>
    </w:p>
    <w:p w:rsidR="00000000" w:rsidDel="00000000" w:rsidP="00000000" w:rsidRDefault="00000000" w:rsidRPr="00000000" w14:paraId="0000017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1"/>
        </w:tabs>
        <w:spacing w:after="0" w:before="1" w:line="240" w:lineRule="auto"/>
        <w:ind w:left="1081"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Preparation and integration sessions;</w:t>
      </w:r>
    </w:p>
    <w:sdt>
      <w:sdtPr>
        <w:id w:val="982254615"/>
        <w:tag w:val="goog_rdk_76"/>
      </w:sdtPr>
      <w:sdtContent>
        <w:p w:rsidR="00000000" w:rsidDel="00000000" w:rsidP="00000000" w:rsidRDefault="00000000" w:rsidRPr="00000000" w14:paraId="0000018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1"/>
            </w:tabs>
            <w:spacing w:after="0" w:before="0" w:line="240" w:lineRule="auto"/>
            <w:ind w:left="1081" w:right="0" w:hanging="720"/>
            <w:jc w:val="left"/>
            <w:rPr>
              <w:ins w:author="Denali Wilson" w:id="25" w:date="2026-07-25T18:30:46Z"/>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Administration session;</w:t>
          </w:r>
          <w:sdt>
            <w:sdtPr>
              <w:id w:val="-835628917"/>
              <w:tag w:val="goog_rdk_75"/>
            </w:sdtPr>
            <w:sdtContent>
              <w:ins w:author="Denali Wilson" w:id="25" w:date="2026-07-25T18:30:46Z">
                <w:r w:rsidDel="00000000" w:rsidR="00000000" w:rsidRPr="00000000">
                  <w:rPr>
                    <w:rtl w:val="0"/>
                  </w:rPr>
                </w:r>
              </w:ins>
            </w:sdtContent>
          </w:sdt>
        </w:p>
      </w:sdtContent>
    </w:sdt>
    <w:sdt>
      <w:sdtPr>
        <w:id w:val="1956835162"/>
        <w:tag w:val="goog_rdk_82"/>
      </w:sdtPr>
      <w:sdtContent>
        <w:p w:rsidR="00000000" w:rsidDel="00000000" w:rsidP="00000000" w:rsidRDefault="00000000" w:rsidRPr="00000000" w14:paraId="0000018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1"/>
            </w:tabs>
            <w:spacing w:after="0" w:before="0" w:line="240" w:lineRule="auto"/>
            <w:ind w:left="1081" w:right="0" w:hanging="720"/>
            <w:jc w:val="left"/>
            <w:rPr>
              <w:sz w:val="20"/>
              <w:szCs w:val="20"/>
              <w:u w:val="none"/>
              <w:rPrChange w:author="Denali Wilson" w:id="26" w:date="2026-07-25T18:30:46Z">
                <w:rPr>
                  <w:smallCaps w:val="0"/>
                  <w:strike w:val="0"/>
                  <w:color w:val="000000"/>
                  <w:u w:val="none"/>
                  <w:shd w:fill="auto" w:val="clear"/>
                  <w:vertAlign w:val="baseline"/>
                </w:rPr>
              </w:rPrChange>
            </w:rPr>
            <w:pPrChange w:author="Denali Wilson" w:id="0" w:date="2026-07-25T18:30:46Z">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1"/>
                </w:tabs>
                <w:spacing w:after="0" w:before="0" w:line="240" w:lineRule="auto"/>
                <w:ind w:left="1081" w:right="0" w:hanging="720"/>
                <w:jc w:val="left"/>
              </w:pPr>
            </w:pPrChange>
          </w:pPr>
          <w:sdt>
            <w:sdtPr>
              <w:id w:val="1748877041"/>
              <w:tag w:val="goog_rdk_77"/>
            </w:sdtPr>
            <w:sdtContent>
              <w:ins w:author="Denali Wilson" w:id="25" w:date="2026-07-25T18:30:46Z"/>
              <w:sdt>
                <w:sdtPr>
                  <w:id w:val="-331261244"/>
                  <w:tag w:val="goog_rdk_78"/>
                </w:sdtPr>
                <w:sdtContent>
                  <w:ins w:author="Denali Wilson" w:id="25" w:date="2026-07-25T18:30:46Z">
                    <w:r w:rsidDel="00000000" w:rsidR="00000000" w:rsidRPr="00000000">
                      <w:rPr>
                        <w:sz w:val="20"/>
                        <w:szCs w:val="20"/>
                        <w:rtl w:val="0"/>
                        <w:rPrChange w:author="Denali Wilson" w:id="26" w:date="2026-07-25T18:30:4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Medicine </w:t>
                    </w:r>
                  </w:ins>
                </w:sdtContent>
              </w:sdt>
              <w:ins w:author="Denali Wilson" w:id="25" w:date="2026-07-25T18:30:46Z">
                <w:sdt>
                  <w:sdtPr>
                    <w:id w:val="1081611939"/>
                    <w:tag w:val="goog_rdk_79"/>
                  </w:sdtPr>
                  <w:sdtContent>
                    <w:r w:rsidDel="00000000" w:rsidR="00000000" w:rsidRPr="00000000">
                      <w:rPr>
                        <w:sz w:val="20"/>
                        <w:szCs w:val="20"/>
                        <w:rtl w:val="0"/>
                        <w:rPrChange w:author="Denali Wilson" w:id="26" w:date="2026-07-25T18:30:4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pharmacology</w:t>
                    </w:r>
                  </w:sdtContent>
                </w:sdt>
                <w:sdt>
                  <w:sdtPr>
                    <w:id w:val="1884517542"/>
                    <w:tag w:val="goog_rdk_80"/>
                  </w:sdtPr>
                  <w:sdtContent>
                    <w:r w:rsidDel="00000000" w:rsidR="00000000" w:rsidRPr="00000000">
                      <w:rPr>
                        <w:sz w:val="20"/>
                        <w:szCs w:val="20"/>
                        <w:rtl w:val="0"/>
                        <w:rPrChange w:author="Denali Wilson" w:id="26" w:date="2026-07-25T18:30:4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 </w:t>
                    </w:r>
                  </w:sdtContent>
                </w:sdt>
              </w:ins>
            </w:sdtContent>
          </w:sdt>
          <w:sdt>
            <w:sdtPr>
              <w:id w:val="-1096461181"/>
              <w:tag w:val="goog_rdk_81"/>
            </w:sdtPr>
            <w:sdtContent>
              <w:r w:rsidDel="00000000" w:rsidR="00000000" w:rsidRPr="00000000">
                <w:rPr>
                  <w:rtl w:val="0"/>
                </w:rPr>
              </w:r>
            </w:sdtContent>
          </w:sdt>
        </w:p>
      </w:sdtContent>
    </w:sdt>
    <w:sdt>
      <w:sdtPr>
        <w:id w:val="826008215"/>
        <w:tag w:val="goog_rdk_84"/>
      </w:sdtPr>
      <w:sdtContent>
        <w:p w:rsidR="00000000" w:rsidDel="00000000" w:rsidP="00000000" w:rsidRDefault="00000000" w:rsidRPr="00000000" w14:paraId="0000018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1"/>
            </w:tabs>
            <w:spacing w:after="0" w:before="1" w:line="240" w:lineRule="auto"/>
            <w:ind w:left="1081" w:right="0" w:hanging="720"/>
            <w:jc w:val="left"/>
            <w:rPr>
              <w:ins w:author="Denali Wilson" w:id="27" w:date="2026-07-25T18:30:58Z"/>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Dosing;</w:t>
          </w:r>
          <w:sdt>
            <w:sdtPr>
              <w:id w:val="159378831"/>
              <w:tag w:val="goog_rdk_83"/>
            </w:sdtPr>
            <w:sdtContent>
              <w:ins w:author="Denali Wilson" w:id="27" w:date="2026-07-25T18:30:58Z">
                <w:r w:rsidDel="00000000" w:rsidR="00000000" w:rsidRPr="00000000">
                  <w:rPr>
                    <w:rtl w:val="0"/>
                  </w:rPr>
                </w:r>
              </w:ins>
            </w:sdtContent>
          </w:sdt>
        </w:p>
      </w:sdtContent>
    </w:sdt>
    <w:sdt>
      <w:sdtPr>
        <w:id w:val="1565600528"/>
        <w:tag w:val="goog_rdk_88"/>
      </w:sdtPr>
      <w:sdtContent>
        <w:p w:rsidR="00000000" w:rsidDel="00000000" w:rsidP="00000000" w:rsidRDefault="00000000" w:rsidRPr="00000000" w14:paraId="0000018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1"/>
            </w:tabs>
            <w:spacing w:after="0" w:before="1" w:line="240" w:lineRule="auto"/>
            <w:ind w:left="1081" w:right="0" w:hanging="720"/>
            <w:jc w:val="left"/>
            <w:rPr>
              <w:sz w:val="20"/>
              <w:szCs w:val="20"/>
              <w:u w:val="none"/>
              <w:rPrChange w:author="Denali Wilson" w:id="28" w:date="2026-07-25T18:30:58Z">
                <w:rPr>
                  <w:smallCaps w:val="0"/>
                  <w:strike w:val="0"/>
                  <w:color w:val="000000"/>
                  <w:u w:val="none"/>
                  <w:shd w:fill="auto" w:val="clear"/>
                  <w:vertAlign w:val="baseline"/>
                </w:rPr>
              </w:rPrChange>
            </w:rPr>
            <w:pPrChange w:author="Denali Wilson" w:id="0" w:date="2026-07-25T18:30:58Z">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1"/>
                </w:tabs>
                <w:spacing w:after="0" w:before="1" w:line="240" w:lineRule="auto"/>
                <w:ind w:left="1081" w:right="0" w:hanging="720"/>
                <w:jc w:val="left"/>
              </w:pPr>
            </w:pPrChange>
          </w:pPr>
          <w:sdt>
            <w:sdtPr>
              <w:id w:val="1591139560"/>
              <w:tag w:val="goog_rdk_85"/>
            </w:sdtPr>
            <w:sdtContent>
              <w:ins w:author="Denali Wilson" w:id="27" w:date="2026-07-25T18:30:58Z"/>
              <w:sdt>
                <w:sdtPr>
                  <w:id w:val="1633943909"/>
                  <w:tag w:val="goog_rdk_86"/>
                </w:sdtPr>
                <w:sdtContent>
                  <w:ins w:author="Denali Wilson" w:id="27" w:date="2026-07-25T18:30:58Z">
                    <w:r w:rsidDel="00000000" w:rsidR="00000000" w:rsidRPr="00000000">
                      <w:rPr>
                        <w:sz w:val="20"/>
                        <w:szCs w:val="20"/>
                        <w:rtl w:val="0"/>
                        <w:rPrChange w:author="Denali Wilson" w:id="28" w:date="2026-07-25T18:30:58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Current clinical research</w:t>
                    </w:r>
                  </w:ins>
                </w:sdtContent>
              </w:sdt>
              <w:ins w:author="Denali Wilson" w:id="27" w:date="2026-07-25T18:30:58Z"/>
            </w:sdtContent>
          </w:sdt>
          <w:sdt>
            <w:sdtPr>
              <w:id w:val="1000638979"/>
              <w:tag w:val="goog_rdk_87"/>
            </w:sdtPr>
            <w:sdtContent>
              <w:r w:rsidDel="00000000" w:rsidR="00000000" w:rsidRPr="00000000">
                <w:rPr>
                  <w:rtl w:val="0"/>
                </w:rPr>
              </w:r>
            </w:sdtContent>
          </w:sdt>
        </w:p>
      </w:sdtContent>
    </w:sdt>
    <w:p w:rsidR="00000000" w:rsidDel="00000000" w:rsidP="00000000" w:rsidRDefault="00000000" w:rsidRPr="00000000" w14:paraId="0000018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1"/>
        </w:tabs>
        <w:spacing w:after="0" w:before="0" w:line="240" w:lineRule="auto"/>
        <w:ind w:left="1081"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Psychedelic de-escalation techniques;</w:t>
      </w:r>
    </w:p>
    <w:sdt>
      <w:sdtPr>
        <w:id w:val="673398061"/>
        <w:tag w:val="goog_rdk_90"/>
      </w:sdtPr>
      <w:sdtContent>
        <w:p w:rsidR="00000000" w:rsidDel="00000000" w:rsidP="00000000" w:rsidRDefault="00000000" w:rsidRPr="00000000" w14:paraId="0000018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0"/>
            </w:tabs>
            <w:spacing w:after="0" w:before="1" w:line="229" w:lineRule="auto"/>
            <w:ind w:left="1080" w:right="0" w:hanging="720"/>
            <w:jc w:val="left"/>
            <w:rPr>
              <w:ins w:author="Denali Wilson" w:id="29" w:date="2026-07-25T18:25:23Z"/>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Non-ordinary states of consciousness;</w:t>
          </w:r>
          <w:sdt>
            <w:sdtPr>
              <w:id w:val="-1685974797"/>
              <w:tag w:val="goog_rdk_89"/>
            </w:sdtPr>
            <w:sdtContent>
              <w:ins w:author="Denali Wilson" w:id="29" w:date="2026-07-25T18:25:23Z">
                <w:r w:rsidDel="00000000" w:rsidR="00000000" w:rsidRPr="00000000">
                  <w:rPr>
                    <w:rtl w:val="0"/>
                  </w:rPr>
                </w:r>
              </w:ins>
            </w:sdtContent>
          </w:sdt>
        </w:p>
      </w:sdtContent>
    </w:sdt>
    <w:sdt>
      <w:sdtPr>
        <w:id w:val="-1574568683"/>
        <w:tag w:val="goog_rdk_93"/>
      </w:sdtPr>
      <w:sdtContent>
        <w:p w:rsidR="00000000" w:rsidDel="00000000" w:rsidP="00000000" w:rsidRDefault="00000000" w:rsidRPr="00000000" w14:paraId="0000018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0"/>
            </w:tabs>
            <w:spacing w:after="0" w:before="1" w:line="229" w:lineRule="auto"/>
            <w:ind w:left="1080" w:right="0" w:hanging="720"/>
            <w:jc w:val="left"/>
            <w:rPr>
              <w:ins w:author="Denali Wilson" w:id="29" w:date="2026-07-25T18:25:23Z"/>
              <w:sz w:val="20"/>
              <w:szCs w:val="20"/>
              <w:u w:val="none"/>
            </w:rPr>
          </w:pPr>
          <w:sdt>
            <w:sdtPr>
              <w:id w:val="68958003"/>
              <w:tag w:val="goog_rdk_91"/>
            </w:sdtPr>
            <w:sdtContent>
              <w:ins w:author="Denali Wilson" w:id="29" w:date="2026-07-25T18:25:23Z"/>
              <w:sdt>
                <w:sdtPr>
                  <w:id w:val="-1385233845"/>
                  <w:tag w:val="goog_rdk_92"/>
                </w:sdtPr>
                <w:sdtContent>
                  <w:ins w:author="Denali Wilson" w:id="29" w:date="2026-07-25T18:25:23Z">
                    <w:r w:rsidDel="00000000" w:rsidR="00000000" w:rsidRPr="00000000">
                      <w:rPr>
                        <w:sz w:val="20"/>
                        <w:szCs w:val="20"/>
                        <w:rtl w:val="0"/>
                        <w:rPrChange w:author="Denali Wilson" w:id="30" w:date="2026-07-25T18:25:23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End-of-life and palliative care considerations; </w:t>
                    </w:r>
                  </w:ins>
                </w:sdtContent>
              </w:sdt>
              <w:ins w:author="Denali Wilson" w:id="29" w:date="2026-07-25T18:25:23Z"/>
            </w:sdtContent>
          </w:sdt>
        </w:p>
      </w:sdtContent>
    </w:sdt>
    <w:sdt>
      <w:sdtPr>
        <w:id w:val="-968992194"/>
        <w:tag w:val="goog_rdk_97"/>
      </w:sdtPr>
      <w:sdtContent>
        <w:p w:rsidR="00000000" w:rsidDel="00000000" w:rsidP="00000000" w:rsidRDefault="00000000" w:rsidRPr="00000000" w14:paraId="0000018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0"/>
            </w:tabs>
            <w:spacing w:after="0" w:before="1" w:line="229" w:lineRule="auto"/>
            <w:ind w:left="1080" w:right="0" w:hanging="720"/>
            <w:jc w:val="left"/>
            <w:rPr>
              <w:sz w:val="20"/>
              <w:szCs w:val="20"/>
              <w:u w:val="none"/>
              <w:rPrChange w:author="Denali Wilson" w:id="30" w:date="2026-07-25T18:25:23Z">
                <w:rPr>
                  <w:smallCaps w:val="0"/>
                  <w:strike w:val="0"/>
                  <w:color w:val="000000"/>
                  <w:u w:val="none"/>
                  <w:shd w:fill="auto" w:val="clear"/>
                  <w:vertAlign w:val="baseline"/>
                </w:rPr>
              </w:rPrChange>
            </w:rPr>
            <w:pPrChange w:author="Denali Wilson" w:id="0" w:date="2026-07-25T18:25:23Z">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0"/>
                </w:tabs>
                <w:spacing w:after="0" w:before="1" w:line="229" w:lineRule="auto"/>
                <w:ind w:left="1080" w:right="0" w:hanging="720"/>
                <w:jc w:val="left"/>
              </w:pPr>
            </w:pPrChange>
          </w:pPr>
          <w:sdt>
            <w:sdtPr>
              <w:id w:val="-1474990689"/>
              <w:tag w:val="goog_rdk_94"/>
            </w:sdtPr>
            <w:sdtContent>
              <w:ins w:author="Denali Wilson" w:id="29" w:date="2026-07-25T18:25:23Z"/>
              <w:sdt>
                <w:sdtPr>
                  <w:id w:val="677506363"/>
                  <w:tag w:val="goog_rdk_95"/>
                </w:sdtPr>
                <w:sdtContent>
                  <w:ins w:author="Denali Wilson" w:id="29" w:date="2026-07-25T18:25:23Z">
                    <w:r w:rsidDel="00000000" w:rsidR="00000000" w:rsidRPr="00000000">
                      <w:rPr>
                        <w:sz w:val="20"/>
                        <w:szCs w:val="20"/>
                        <w:rtl w:val="0"/>
                        <w:rPrChange w:author="Denali Wilson" w:id="30" w:date="2026-07-25T18:25:23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Somatic awareness/touch;</w:t>
                    </w:r>
                  </w:ins>
                </w:sdtContent>
              </w:sdt>
              <w:ins w:author="Denali Wilson" w:id="29" w:date="2026-07-25T18:25:23Z"/>
            </w:sdtContent>
          </w:sdt>
          <w:sdt>
            <w:sdtPr>
              <w:id w:val="1133123393"/>
              <w:tag w:val="goog_rdk_96"/>
            </w:sdtPr>
            <w:sdtContent>
              <w:r w:rsidDel="00000000" w:rsidR="00000000" w:rsidRPr="00000000">
                <w:rPr>
                  <w:rtl w:val="0"/>
                </w:rPr>
              </w:r>
            </w:sdtContent>
          </w:sdt>
        </w:p>
      </w:sdtContent>
    </w:sdt>
    <w:p w:rsidR="00000000" w:rsidDel="00000000" w:rsidP="00000000" w:rsidRDefault="00000000" w:rsidRPr="00000000" w14:paraId="0000018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0"/>
        </w:tabs>
        <w:spacing w:after="0" w:before="0" w:line="229" w:lineRule="auto"/>
        <w:ind w:left="1080"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Self-care;</w:t>
      </w:r>
    </w:p>
    <w:p w:rsidR="00000000" w:rsidDel="00000000" w:rsidP="00000000" w:rsidRDefault="00000000" w:rsidRPr="00000000" w14:paraId="0000018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720"/>
        <w:jc w:val="left"/>
        <w:rPr>
          <w:smallCaps w:val="0"/>
          <w:strike w:val="0"/>
          <w:color w:val="000000"/>
          <w:u w:val="none"/>
          <w:shd w:fill="auto" w:val="clear"/>
          <w:vertAlign w:val="baseline"/>
        </w:rPr>
      </w:pPr>
      <w:sdt>
        <w:sdtPr>
          <w:id w:val="-817243663"/>
          <w:tag w:val="goog_rdk_99"/>
        </w:sdtPr>
        <w:sdtContent>
          <w:del w:author="Denali Wilson" w:id="31" w:date="2026-07-25T18:34:04Z"/>
          <w:sdt>
            <w:sdtPr>
              <w:id w:val="-402103971"/>
              <w:tag w:val="goog_rdk_100"/>
            </w:sdtPr>
            <w:sdtContent>
              <w:commentRangeStart w:id="14"/>
            </w:sdtContent>
          </w:sdt>
          <w:del w:author="Denali Wilson" w:id="31" w:date="2026-07-25T18:34:04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Research and data collection requirements</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8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720"/>
        <w:jc w:val="left"/>
        <w:rPr>
          <w:smallCaps w:val="0"/>
          <w:strike w:val="0"/>
          <w:color w:val="000000"/>
          <w:u w:val="none"/>
          <w:shd w:fill="auto" w:val="clear"/>
          <w:vertAlign w:val="baseline"/>
        </w:rPr>
      </w:pPr>
      <w:sdt>
        <w:sdtPr>
          <w:id w:val="493004228"/>
          <w:tag w:val="goog_rdk_101"/>
        </w:sdtPr>
        <w:sdtContent>
          <w:commentRangeStart w:id="15"/>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simulated patient experience of no less than 5 hours</w:t>
      </w:r>
      <w:commentRangeEnd w:id="15"/>
      <w:r w:rsidDel="00000000" w:rsidR="00000000" w:rsidRPr="00000000">
        <w:commentReference w:id="15"/>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w:t>
      </w:r>
    </w:p>
    <w:p w:rsidR="00000000" w:rsidDel="00000000" w:rsidP="00000000" w:rsidRDefault="00000000" w:rsidRPr="00000000" w14:paraId="0000018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720"/>
        <w:jc w:val="left"/>
        <w:rPr>
          <w:smallCaps w:val="0"/>
          <w:strike w:val="0"/>
          <w:color w:val="000000"/>
          <w:u w:val="none"/>
          <w:shd w:fill="auto" w:val="clear"/>
          <w:vertAlign w:val="baseline"/>
        </w:rPr>
        <w:sectPr>
          <w:type w:val="nextPage"/>
          <w:pgSz w:h="15840" w:w="12240" w:orient="portrait"/>
          <w:pgMar w:bottom="280" w:top="1360" w:left="1080" w:right="1440" w:header="360" w:footer="360"/>
          <w:cols w:equalWidth="0" w:num="2">
            <w:col w:space="208" w:w="4756"/>
            <w:col w:space="0" w:w="4756"/>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Evaluation to demonstrate competency in the above areas.</w:t>
      </w:r>
    </w:p>
    <w:p w:rsidR="00000000" w:rsidDel="00000000" w:rsidP="00000000" w:rsidRDefault="00000000" w:rsidRPr="00000000" w14:paraId="0000018C">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796"/>
        </w:tabs>
        <w:spacing w:after="0" w:before="1" w:line="240" w:lineRule="auto"/>
        <w:ind w:left="357" w:right="366"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Additional requirements for initial facilitator certification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All facilitators shall complete a facilitator-specific training module consisting of a minimum of five didactic hours, prior to applying for certification, which shall include:</w:t>
      </w:r>
    </w:p>
    <w:p w:rsidR="00000000" w:rsidDel="00000000" w:rsidP="00000000" w:rsidRDefault="00000000" w:rsidRPr="00000000" w14:paraId="0000018D">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6"/>
        </w:tabs>
        <w:spacing w:after="0" w:before="0" w:line="229" w:lineRule="auto"/>
        <w:ind w:left="2516" w:right="0" w:hanging="720"/>
        <w:jc w:val="left"/>
        <w:rPr>
          <w:smallCaps w:val="0"/>
          <w:strike w:val="0"/>
          <w:color w:val="000000"/>
          <w:u w:val="none"/>
          <w:shd w:fill="auto" w:val="clear"/>
          <w:vertAlign w:val="baseline"/>
        </w:rPr>
      </w:pPr>
      <w:sdt>
        <w:sdtPr>
          <w:id w:val="-2093514283"/>
          <w:tag w:val="goog_rdk_102"/>
        </w:sdtPr>
        <w:sdtContent>
          <w:commentRangeStart w:id="16"/>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Peer facilitation ethics;</w:t>
      </w:r>
    </w:p>
    <w:p w:rsidR="00000000" w:rsidDel="00000000" w:rsidP="00000000" w:rsidRDefault="00000000" w:rsidRPr="00000000" w14:paraId="0000018E">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7"/>
        </w:tabs>
        <w:spacing w:after="0" w:before="0" w:line="240" w:lineRule="auto"/>
        <w:ind w:left="2517"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How to work as part of a care team;</w:t>
      </w:r>
    </w:p>
    <w:p w:rsidR="00000000" w:rsidDel="00000000" w:rsidP="00000000" w:rsidRDefault="00000000" w:rsidRPr="00000000" w14:paraId="0000018F">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7"/>
        </w:tabs>
        <w:spacing w:after="0" w:before="1" w:line="240" w:lineRule="auto"/>
        <w:ind w:left="2517"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What it means to be present with a patient;</w:t>
      </w:r>
    </w:p>
    <w:p w:rsidR="00000000" w:rsidDel="00000000" w:rsidP="00000000" w:rsidRDefault="00000000" w:rsidRPr="00000000" w14:paraId="00000190">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7"/>
        </w:tabs>
        <w:spacing w:after="0" w:before="0" w:line="229" w:lineRule="auto"/>
        <w:ind w:left="2517"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informational purposes: basic concepts of psychotherapy; and</w:t>
      </w:r>
    </w:p>
    <w:p w:rsidR="00000000" w:rsidDel="00000000" w:rsidP="00000000" w:rsidRDefault="00000000" w:rsidRPr="00000000" w14:paraId="00000191">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6"/>
        </w:tabs>
        <w:spacing w:after="0" w:before="0" w:line="229" w:lineRule="auto"/>
        <w:ind w:left="2516" w:right="0" w:hanging="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Evaluation to demonstrate competency in the above areas.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92">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796"/>
        </w:tabs>
        <w:spacing w:after="0" w:before="1" w:line="240" w:lineRule="auto"/>
        <w:ind w:left="356" w:right="32"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Additional requirements for initial practitioner certification: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practitioners shall complete a module on psychedelic and psilocybin therapeutic approaches consisting of a minimum of five didactic hours, prior to applying for certification, which shall include:</w:t>
      </w:r>
    </w:p>
    <w:p w:rsidR="00000000" w:rsidDel="00000000" w:rsidP="00000000" w:rsidRDefault="00000000" w:rsidRPr="00000000" w14:paraId="00000193">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6"/>
        </w:tabs>
        <w:spacing w:after="0" w:before="1" w:line="240" w:lineRule="auto"/>
        <w:ind w:left="2516"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additional education of psilocybin specific therapeutic modalities and non-ordinary states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9" w:lineRule="auto"/>
        <w:ind w:left="35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 consciousness;</w:t>
      </w:r>
    </w:p>
    <w:p w:rsidR="00000000" w:rsidDel="00000000" w:rsidP="00000000" w:rsidRDefault="00000000" w:rsidRPr="00000000" w14:paraId="00000195">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6"/>
        </w:tabs>
        <w:spacing w:after="0" w:before="0" w:line="229" w:lineRule="auto"/>
        <w:ind w:left="2516"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education on how to work as part of a care team; and</w:t>
      </w:r>
    </w:p>
    <w:p w:rsidR="00000000" w:rsidDel="00000000" w:rsidP="00000000" w:rsidRDefault="00000000" w:rsidRPr="00000000" w14:paraId="00000196">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6"/>
        </w:tabs>
        <w:spacing w:after="0" w:before="0" w:line="240" w:lineRule="auto"/>
        <w:ind w:left="2516"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evaluation to demonstrate competency in the above areas.</w:t>
      </w:r>
    </w:p>
    <w:p w:rsidR="00000000" w:rsidDel="00000000" w:rsidP="00000000" w:rsidRDefault="00000000" w:rsidRPr="00000000" w14:paraId="00000197">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796"/>
        </w:tabs>
        <w:spacing w:after="0" w:before="1" w:line="240" w:lineRule="auto"/>
        <w:ind w:left="356" w:right="214" w:firstLine="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Practitioner and facilitator trainings: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practitioners and facilitators shall also complete and maintain proof of current certification prior to applying for medical psilocybin certification in:</w:t>
      </w:r>
    </w:p>
    <w:p w:rsidR="00000000" w:rsidDel="00000000" w:rsidP="00000000" w:rsidRDefault="00000000" w:rsidRPr="00000000" w14:paraId="00000198">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6"/>
        </w:tabs>
        <w:spacing w:after="0" w:before="1" w:line="240" w:lineRule="auto"/>
        <w:ind w:left="2516"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Documentation of current:</w:t>
      </w:r>
    </w:p>
    <w:p w:rsidR="00000000" w:rsidDel="00000000" w:rsidP="00000000" w:rsidRDefault="00000000" w:rsidRPr="00000000" w14:paraId="00000199">
      <w:pPr>
        <w:keepNext w:val="0"/>
        <w:keepLines w:val="0"/>
        <w:pageBreakBefore w:val="0"/>
        <w:widowControl w:val="0"/>
        <w:numPr>
          <w:ilvl w:val="6"/>
          <w:numId w:val="16"/>
        </w:numPr>
        <w:pBdr>
          <w:top w:space="0" w:sz="0" w:val="nil"/>
          <w:left w:space="0" w:sz="0" w:val="nil"/>
          <w:bottom w:space="0" w:sz="0" w:val="nil"/>
          <w:right w:space="0" w:sz="0" w:val="nil"/>
          <w:between w:space="0" w:sz="0" w:val="nil"/>
        </w:pBdr>
        <w:shd w:fill="auto" w:val="clear"/>
        <w:tabs>
          <w:tab w:val="left" w:leader="none" w:pos="3236"/>
        </w:tabs>
        <w:spacing w:after="0" w:before="0" w:line="229" w:lineRule="auto"/>
        <w:ind w:left="3236" w:right="0" w:hanging="720"/>
        <w:jc w:val="left"/>
        <w:rPr>
          <w:smallCaps w:val="0"/>
          <w:strike w:val="0"/>
          <w:color w:val="000000"/>
          <w:u w:val="none"/>
          <w:shd w:fill="auto" w:val="clear"/>
          <w:vertAlign w:val="baseline"/>
        </w:rPr>
      </w:pPr>
      <w:sdt>
        <w:sdtPr>
          <w:id w:val="-224887920"/>
          <w:tag w:val="goog_rdk_103"/>
        </w:sdtPr>
        <w:sdtContent>
          <w:commentRangeStart w:id="17"/>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Basic life support (BLS);</w:t>
      </w:r>
    </w:p>
    <w:p w:rsidR="00000000" w:rsidDel="00000000" w:rsidP="00000000" w:rsidRDefault="00000000" w:rsidRPr="00000000" w14:paraId="0000019A">
      <w:pPr>
        <w:keepNext w:val="0"/>
        <w:keepLines w:val="0"/>
        <w:pageBreakBefore w:val="0"/>
        <w:widowControl w:val="0"/>
        <w:numPr>
          <w:ilvl w:val="6"/>
          <w:numId w:val="16"/>
        </w:numPr>
        <w:pBdr>
          <w:top w:space="0" w:sz="0" w:val="nil"/>
          <w:left w:space="0" w:sz="0" w:val="nil"/>
          <w:bottom w:space="0" w:sz="0" w:val="nil"/>
          <w:right w:space="0" w:sz="0" w:val="nil"/>
          <w:between w:space="0" w:sz="0" w:val="nil"/>
        </w:pBdr>
        <w:shd w:fill="auto" w:val="clear"/>
        <w:tabs>
          <w:tab w:val="left" w:leader="none" w:pos="3235"/>
        </w:tabs>
        <w:spacing w:after="0" w:before="0" w:line="229" w:lineRule="auto"/>
        <w:ind w:left="3235"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Both cardiopulmonary resuscitation (CPR) and automated external defibrillator</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9" w:lineRule="auto"/>
        <w:ind w:left="35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(AED) certification; or</w:t>
      </w:r>
    </w:p>
    <w:p w:rsidR="00000000" w:rsidDel="00000000" w:rsidP="00000000" w:rsidRDefault="00000000" w:rsidRPr="00000000" w14:paraId="0000019C">
      <w:pPr>
        <w:keepNext w:val="0"/>
        <w:keepLines w:val="0"/>
        <w:pageBreakBefore w:val="0"/>
        <w:widowControl w:val="0"/>
        <w:numPr>
          <w:ilvl w:val="6"/>
          <w:numId w:val="16"/>
        </w:numPr>
        <w:pBdr>
          <w:top w:space="0" w:sz="0" w:val="nil"/>
          <w:left w:space="0" w:sz="0" w:val="nil"/>
          <w:bottom w:space="0" w:sz="0" w:val="nil"/>
          <w:right w:space="0" w:sz="0" w:val="nil"/>
          <w:between w:space="0" w:sz="0" w:val="nil"/>
        </w:pBdr>
        <w:shd w:fill="auto" w:val="clear"/>
        <w:tabs>
          <w:tab w:val="left" w:leader="none" w:pos="3239"/>
        </w:tabs>
        <w:spacing w:after="0" w:before="0" w:line="229" w:lineRule="auto"/>
        <w:ind w:left="323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Licensure as a New Mexico emergency medical technician (e.g., EMT-basic,</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EMT-intermediate, EMT-paramedic); and</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9E">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1" w:line="229"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Documentation of HIPAA certification completed within the preceding two years.</w:t>
      </w:r>
    </w:p>
    <w:p w:rsidR="00000000" w:rsidDel="00000000" w:rsidP="00000000" w:rsidRDefault="00000000" w:rsidRPr="00000000" w14:paraId="0000019F">
      <w:pPr>
        <w:pStyle w:val="Heading2"/>
        <w:numPr>
          <w:ilvl w:val="4"/>
          <w:numId w:val="16"/>
        </w:numPr>
        <w:tabs>
          <w:tab w:val="left" w:leader="none" w:pos="1798"/>
        </w:tabs>
        <w:spacing w:after="0" w:before="0" w:line="229" w:lineRule="auto"/>
        <w:ind w:left="1798" w:right="0" w:hanging="719"/>
        <w:jc w:val="left"/>
        <w:rPr/>
      </w:pPr>
      <w:r w:rsidDel="00000000" w:rsidR="00000000" w:rsidRPr="00000000">
        <w:rPr>
          <w:rtl w:val="0"/>
        </w:rPr>
        <w:t xml:space="preserve">Continuing education requirements for certifying clinicians, practitioners and facilitators:</w:t>
      </w:r>
    </w:p>
    <w:p w:rsidR="00000000" w:rsidDel="00000000" w:rsidP="00000000" w:rsidRDefault="00000000" w:rsidRPr="00000000" w14:paraId="000001A0">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359" w:right="158"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Certifying clinicians: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Certifying clinicians shall complete a minimum of eight hours of continuing medical education credits specific to psychedelic medicine or therapy every two years.</w:t>
      </w:r>
    </w:p>
    <w:p w:rsidR="00000000" w:rsidDel="00000000" w:rsidP="00000000" w:rsidRDefault="00000000" w:rsidRPr="00000000" w14:paraId="000001A1">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1" w:line="240" w:lineRule="auto"/>
        <w:ind w:left="359" w:right="194"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Practitioners and facilitators: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Practitioners and facilitators shall complete a minimum of 20 hours of continuing education credits specific to psychedelic therapy and practice every two years. Practitioners and facilitators shall also keep current with their basic life support, or cardiopulmonary resuscitation and automated external defibrillation certification, or emergency medical technician licensure in addition to the 20 hours of continuing education credits.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[7.35.3.18 NMAC - N, xx/xx/2026]</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4">
      <w:pPr>
        <w:pStyle w:val="Heading1"/>
        <w:numPr>
          <w:ilvl w:val="3"/>
          <w:numId w:val="16"/>
        </w:numPr>
        <w:tabs>
          <w:tab w:val="left" w:leader="none" w:pos="1798"/>
        </w:tabs>
        <w:spacing w:after="0" w:before="0" w:line="240" w:lineRule="auto"/>
        <w:ind w:left="1798" w:right="0" w:hanging="1439"/>
        <w:jc w:val="left"/>
        <w:rPr/>
      </w:pPr>
      <w:r w:rsidDel="00000000" w:rsidR="00000000" w:rsidRPr="00000000">
        <w:rPr>
          <w:rtl w:val="0"/>
        </w:rPr>
        <w:t xml:space="preserve">PRACTICUM REQUIREMENTS FOR PRACTITIONERS AND FACILITATORS:</w:t>
      </w:r>
    </w:p>
    <w:sdt>
      <w:sdtPr>
        <w:id w:val="1651295161"/>
        <w:tag w:val="goog_rdk_110"/>
      </w:sdtPr>
      <w:sdtContent>
        <w:p w:rsidR="00000000" w:rsidDel="00000000" w:rsidP="00000000" w:rsidRDefault="00000000" w:rsidRPr="00000000" w14:paraId="000001A5">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798"/>
            </w:tabs>
            <w:spacing w:after="0" w:before="1" w:line="240" w:lineRule="auto"/>
            <w:ind w:left="358" w:right="88" w:firstLine="720"/>
            <w:jc w:val="left"/>
            <w:rPr>
              <w:del w:author="Denali Wilson" w:id="34" w:date="2026-07-25T18:40:43Z"/>
              <w:smallCaps w:val="0"/>
              <w:strike w:val="0"/>
              <w:color w:val="000000"/>
              <w:u w:val="none"/>
              <w:shd w:fill="auto" w:val="clear"/>
              <w:vertAlign w:val="baseline"/>
            </w:rPr>
            <w:sectPr>
              <w:type w:val="continuous"/>
              <w:pgSz w:h="15840" w:w="12240" w:orient="portrait"/>
              <w:pgMar w:bottom="280" w:top="1360" w:left="1080" w:right="1440"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Minimum practicum hours;</w:t>
          </w:r>
          <w:sdt>
            <w:sdtPr>
              <w:id w:val="-562007749"/>
              <w:tag w:val="goog_rdk_104"/>
            </w:sdtPr>
            <w:sdtContent>
              <w:del w:author="Denali Wilson" w:id="32" w:date="2026-07-25T18:47:04Z">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delText xml:space="preserve"> administration day sessions</w:delText>
                </w:r>
              </w:del>
            </w:sdtContent>
          </w:sdt>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individual who seeks to become certified as a practitioner or facilitator shall participate in supervised practice training, otherwise referred to as a “practicum</w:t>
          </w:r>
          <w:sdt>
            <w:sdtPr>
              <w:id w:val="-1999047079"/>
              <w:tag w:val="goog_rdk_105"/>
            </w:sdtPr>
            <w:sdtContent>
              <w:ins w:author="Denali Wilson" w:id="33" w:date="2026-07-25T18:48:03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ins>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sdt>
            <w:sdtPr>
              <w:id w:val="-424989316"/>
              <w:tag w:val="goog_rdk_106"/>
            </w:sdtPr>
            <w:sdtContent>
              <w:ins w:author="Denali Wilson" w:id="34" w:date="2026-07-25T18:40:43Z"/>
              <w:sdt>
                <w:sdtPr>
                  <w:id w:val="1053481081"/>
                  <w:tag w:val="goog_rdk_107"/>
                </w:sdtPr>
                <w:sdtContent>
                  <w:ins w:author="Denali Wilson" w:id="34" w:date="2026-07-25T18:40:43Z">
                    <w:r w:rsidDel="00000000" w:rsidR="00000000" w:rsidRPr="00000000">
                      <w:rPr>
                        <w:sz w:val="20"/>
                        <w:szCs w:val="20"/>
                        <w:rtl w:val="0"/>
                        <w:rPrChange w:author="Denali Wilson" w:id="35" w:date="2026-07-25T18:40:43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 which shall comply with the following minimum requirements and structure:</w:t>
                    </w:r>
                  </w:ins>
                </w:sdtContent>
              </w:sdt>
              <w:ins w:author="Denali Wilson" w:id="34" w:date="2026-07-25T18:40:43Z"/>
            </w:sdtContent>
          </w:sdt>
          <w:sdt>
            <w:sdtPr>
              <w:id w:val="78726844"/>
              <w:tag w:val="goog_rdk_108"/>
            </w:sdtPr>
            <w:sdtContent>
              <w:del w:author="Denali Wilson" w:id="34" w:date="2026-07-25T18:40:43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 after completing </w:delText>
                </w:r>
              </w:del>
              <w:sdt>
                <w:sdtPr>
                  <w:id w:val="2123364305"/>
                  <w:tag w:val="goog_rdk_109"/>
                </w:sdtPr>
                <w:sdtContent>
                  <w:commentRangeStart w:id="18"/>
                </w:sdtContent>
              </w:sdt>
              <w:del w:author="Denali Wilson" w:id="34" w:date="2026-07-25T18:40:43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at least half of the didactic requirements and all of the simulated patient requirements</w:delText>
                </w:r>
                <w:commentRangeEnd w:id="18"/>
                <w:r w:rsidDel="00000000" w:rsidR="00000000" w:rsidRPr="00000000">
                  <w:commentReference w:id="18"/>
                </w:r>
                <w:r w:rsidDel="00000000" w:rsidR="00000000" w:rsidRPr="00000000">
                  <w:rPr>
                    <w:rtl w:val="0"/>
                  </w:rPr>
                </w:r>
              </w:del>
            </w:sdtContent>
          </w:sdt>
        </w:p>
      </w:sdtContent>
    </w:sdt>
    <w:sdt>
      <w:sdtPr>
        <w:id w:val="-769578520"/>
        <w:tag w:val="goog_rdk_113"/>
      </w:sdtPr>
      <w:sdtContent>
        <w:p w:rsidR="00000000" w:rsidDel="00000000" w:rsidP="00000000" w:rsidRDefault="00000000" w:rsidRPr="00000000" w14:paraId="000001A6">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spacing w:after="0" w:before="1" w:line="240" w:lineRule="auto"/>
            <w:ind w:left="358" w:right="88" w:firstLine="720"/>
            <w:jc w:val="left"/>
            <w:rPr>
              <w:del w:author="Denali Wilson" w:id="36" w:date="2026-07-25T18:43:56Z"/>
              <w:smallCaps w:val="0"/>
              <w:strike w:val="0"/>
              <w:color w:val="000000"/>
              <w:u w:val="none"/>
              <w:shd w:fill="auto" w:val="clear"/>
              <w:vertAlign w:val="baseline"/>
              <w:rPrChange w:author="Denali Wilson" w:id="35" w:date="2026-07-25T18:40:43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Change w:author="Denali Wilson" w:id="0" w:date="2026-07-25T18:40:43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60" w:right="31" w:firstLine="0"/>
                <w:jc w:val="left"/>
              </w:pPr>
            </w:pPrChange>
          </w:pPr>
          <w:sdt>
            <w:sdtPr>
              <w:id w:val="1878516288"/>
              <w:tag w:val="goog_rdk_111"/>
            </w:sdtPr>
            <w:sdtContent>
              <w:del w:author="Denali Wilson" w:id="34" w:date="2026-07-25T18:40:43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of the educational requirements</w:delText>
                </w:r>
              </w:del>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sdt>
            <w:sdtPr>
              <w:id w:val="-405827430"/>
              <w:tag w:val="goog_rdk_112"/>
            </w:sdtPr>
            <w:sdtContent>
              <w:del w:author="Denali Wilson" w:id="36" w:date="2026-07-25T18:43:56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 The practicum shall consist of a minimum of 100 hours of supervised practice training for facilitators and 120 hours for practitioners and shall be completed prior to applying for certification. Students shall participate in a minimum of 80 hours of administration day sessions, where students are provided the opportunity to experience, observe, or conduct supervised facilitation of administration day sessions in-person with a minimum of 14 different patients over a minimum of eight different administration and same-day sessions with the following criteria:</w:delText>
                </w:r>
              </w:del>
            </w:sdtContent>
          </w:sdt>
        </w:p>
      </w:sdtContent>
    </w:sdt>
    <w:sdt>
      <w:sdtPr>
        <w:id w:val="113470501"/>
        <w:tag w:val="goog_rdk_115"/>
      </w:sdtPr>
      <w:sdtContent>
        <w:p w:rsidR="00000000" w:rsidDel="00000000" w:rsidP="00000000" w:rsidRDefault="00000000" w:rsidRPr="00000000" w14:paraId="000001A7">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20"/>
            </w:tabs>
            <w:spacing w:after="0" w:before="1" w:line="240" w:lineRule="auto"/>
            <w:ind w:left="2520" w:right="0" w:hanging="720"/>
            <w:jc w:val="left"/>
            <w:rPr>
              <w:del w:author="Denali Wilson" w:id="36" w:date="2026-07-25T18:43:56Z"/>
              <w:smallCaps w:val="0"/>
              <w:strike w:val="0"/>
              <w:color w:val="000000"/>
              <w:u w:val="none"/>
              <w:shd w:fill="auto" w:val="clear"/>
              <w:vertAlign w:val="baseline"/>
            </w:rPr>
          </w:pPr>
          <w:sdt>
            <w:sdtPr>
              <w:id w:val="396285117"/>
              <w:tag w:val="goog_rdk_114"/>
            </w:sdtPr>
            <w:sdtContent>
              <w:del w:author="Denali Wilson" w:id="36" w:date="2026-07-25T18:43:56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A minimum of six different patients during a minimum of six individual administration</w:delText>
                </w:r>
              </w:del>
            </w:sdtContent>
          </w:sdt>
        </w:p>
      </w:sdtContent>
    </w:sdt>
    <w:sdt>
      <w:sdtPr>
        <w:id w:val="-2015315011"/>
        <w:tag w:val="goog_rdk_117"/>
      </w:sdtPr>
      <w:sdtContent>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60" w:right="0" w:firstLine="0"/>
            <w:jc w:val="left"/>
            <w:rPr>
              <w:del w:author="Denali Wilson" w:id="36" w:date="2026-07-25T18:43:56Z"/>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2021206733"/>
              <w:tag w:val="goog_rdk_116"/>
            </w:sdtPr>
            <w:sdtContent>
              <w:del w:author="Denali Wilson" w:id="36" w:date="2026-07-25T18:43:56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day sessions; and</w:delText>
                </w:r>
              </w:del>
            </w:sdtContent>
          </w:sdt>
        </w:p>
      </w:sdtContent>
    </w:sdt>
    <w:sdt>
      <w:sdtPr>
        <w:id w:val="561664602"/>
        <w:tag w:val="goog_rdk_119"/>
      </w:sdtPr>
      <w:sdtContent>
        <w:p w:rsidR="00000000" w:rsidDel="00000000" w:rsidP="00000000" w:rsidRDefault="00000000" w:rsidRPr="00000000" w14:paraId="000001A9">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20"/>
            </w:tabs>
            <w:spacing w:after="0" w:before="0" w:line="229" w:lineRule="auto"/>
            <w:ind w:left="2520" w:right="0" w:hanging="720"/>
            <w:jc w:val="left"/>
            <w:rPr>
              <w:del w:author="Denali Wilson" w:id="36" w:date="2026-07-25T18:43:56Z"/>
              <w:smallCaps w:val="0"/>
              <w:strike w:val="0"/>
              <w:color w:val="000000"/>
              <w:u w:val="none"/>
              <w:shd w:fill="auto" w:val="clear"/>
              <w:vertAlign w:val="baseline"/>
            </w:rPr>
          </w:pPr>
          <w:sdt>
            <w:sdtPr>
              <w:id w:val="2055777866"/>
              <w:tag w:val="goog_rdk_118"/>
            </w:sdtPr>
            <w:sdtContent>
              <w:del w:author="Denali Wilson" w:id="36" w:date="2026-07-25T18:43:56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A minimum of two different group administration day sessions with four or more patients</w:delText>
                </w:r>
              </w:del>
            </w:sdtContent>
          </w:sdt>
        </w:p>
      </w:sdtContent>
    </w:sdt>
    <w:sdt>
      <w:sdtPr>
        <w:id w:val="-1304312083"/>
        <w:tag w:val="goog_rdk_121"/>
      </w:sdtPr>
      <w:sdtContent>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9" w:right="0" w:firstLine="0"/>
            <w:jc w:val="left"/>
            <w:rPr>
              <w:del w:author="Denali Wilson" w:id="36" w:date="2026-07-25T18:43:56Z"/>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sdt>
            <w:sdtPr>
              <w:id w:val="-1257550374"/>
              <w:tag w:val="goog_rdk_120"/>
            </w:sdtPr>
            <w:sdtContent>
              <w:del w:author="Denali Wilson" w:id="36" w:date="2026-07-25T18:43:56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in each group administration day session.</w:delText>
                </w:r>
              </w:del>
            </w:sdtContent>
          </w:sdt>
        </w:p>
      </w:sdtContent>
    </w:sdt>
    <w:sdt>
      <w:sdtPr>
        <w:id w:val="925510520"/>
        <w:tag w:val="goog_rdk_123"/>
      </w:sdtPr>
      <w:sdtContent>
        <w:p w:rsidR="00000000" w:rsidDel="00000000" w:rsidP="00000000" w:rsidRDefault="00000000" w:rsidRPr="00000000" w14:paraId="000001AB">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359" w:right="47" w:firstLine="720"/>
            <w:jc w:val="left"/>
            <w:rPr>
              <w:del w:author="Denali Wilson" w:id="36" w:date="2026-07-25T18:43:56Z"/>
              <w:smallCaps w:val="0"/>
              <w:strike w:val="0"/>
              <w:color w:val="000000"/>
              <w:u w:val="none"/>
              <w:shd w:fill="auto" w:val="clear"/>
              <w:vertAlign w:val="baseline"/>
            </w:rPr>
          </w:pPr>
          <w:sdt>
            <w:sdtPr>
              <w:id w:val="-673304914"/>
              <w:tag w:val="goog_rdk_122"/>
            </w:sdtPr>
            <w:sdtContent>
              <w:del w:author="Denali Wilson" w:id="36" w:date="2026-07-25T18:43:56Z">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delText xml:space="preserve">Minimum practicum hours; in-person and integration sessions: </w:delTex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Students shall participate in a minimum of 20 hours of in-person preparation and integration sessions, where students are provided the opportunity to experience, observe, or conduct (when licensure allows) preparation or integration sessions. This shall include a minimum of six different patients during individual sessions. This shall include at least one group preparatory and one group integration session with a minimum of four or more patients.</w:delText>
                </w:r>
              </w:del>
            </w:sdtContent>
          </w:sdt>
        </w:p>
      </w:sdtContent>
    </w:sdt>
    <w:sdt>
      <w:sdtPr>
        <w:id w:val="-1784658660"/>
        <w:tag w:val="goog_rdk_126"/>
      </w:sdtPr>
      <w:sdtContent>
        <w:p w:rsidR="00000000" w:rsidDel="00000000" w:rsidP="00000000" w:rsidRDefault="00000000" w:rsidRPr="00000000" w14:paraId="000001AC">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800"/>
            </w:tabs>
            <w:spacing w:after="0" w:before="1" w:line="240" w:lineRule="auto"/>
            <w:ind w:left="358" w:right="88" w:firstLine="720"/>
            <w:jc w:val="left"/>
            <w:rPr>
              <w:ins w:author="Denali Wilson" w:id="37" w:date="2026-07-25T18:44:26Z"/>
              <w:smallCaps w:val="0"/>
              <w:strike w:val="0"/>
              <w:color w:val="000000"/>
              <w:u w:val="none"/>
              <w:shd w:fill="auto" w:val="clear"/>
              <w:vertAlign w:val="baseline"/>
            </w:rPr>
          </w:pPr>
          <w:sdt>
            <w:sdtPr>
              <w:id w:val="-874320490"/>
              <w:tag w:val="goog_rdk_124"/>
            </w:sdtPr>
            <w:sdtContent>
              <w:del w:author="Denali Wilson" w:id="36" w:date="2026-07-25T18:43:56Z">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delText xml:space="preserve">Practitioner supervision hours: </w:delTex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delText xml:space="preserve">Practitioners shall complete an additional minimum of 20 hours as a practitioner supervising facilitators during in-person administration day sessions, which shall include a minimum of two different patients during individual administration day sessions, and a minimum of one group administration day sessions with a minimum of four or more patients in the group.</w:delText>
                </w:r>
              </w:del>
            </w:sdtContent>
          </w:sdt>
          <w:sdt>
            <w:sdtPr>
              <w:id w:val="-948875187"/>
              <w:tag w:val="goog_rdk_125"/>
            </w:sdtPr>
            <w:sdtContent>
              <w:ins w:author="Denali Wilson" w:id="37" w:date="2026-07-25T18:44:26Z">
                <w:r w:rsidDel="00000000" w:rsidR="00000000" w:rsidRPr="00000000">
                  <w:rPr>
                    <w:rtl w:val="0"/>
                  </w:rPr>
                </w:r>
              </w:ins>
            </w:sdtContent>
          </w:sdt>
        </w:p>
      </w:sdtContent>
    </w:sdt>
    <w:sdt>
      <w:sdtPr>
        <w:id w:val="1219331807"/>
        <w:tag w:val="goog_rdk_137"/>
      </w:sdtPr>
      <w:sdtContent>
        <w:p w:rsidR="00000000" w:rsidDel="00000000" w:rsidP="00000000" w:rsidRDefault="00000000" w:rsidRPr="00000000" w14:paraId="000001AD">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800"/>
            </w:tabs>
            <w:spacing w:after="0" w:before="1" w:line="240" w:lineRule="auto"/>
            <w:ind w:left="358" w:right="88" w:firstLine="720"/>
            <w:jc w:val="left"/>
            <w:rPr>
              <w:ins w:author="Denali Wilson" w:id="37" w:date="2026-07-25T18:44:26Z"/>
              <w:sz w:val="20"/>
              <w:szCs w:val="20"/>
              <w:u w:val="none"/>
            </w:rPr>
          </w:pPr>
          <w:sdt>
            <w:sdtPr>
              <w:id w:val="-2130793530"/>
              <w:tag w:val="goog_rdk_127"/>
            </w:sdtPr>
            <w:sdtContent>
              <w:ins w:author="Denali Wilson" w:id="37" w:date="2026-07-25T18:44:26Z"/>
              <w:sdt>
                <w:sdtPr>
                  <w:id w:val="853368481"/>
                  <w:tag w:val="goog_rdk_128"/>
                </w:sdtPr>
                <w:sdtContent>
                  <w:ins w:author="Denali Wilson" w:id="37" w:date="2026-07-25T18:44:26Z">
                    <w:r w:rsidDel="00000000" w:rsidR="00000000" w:rsidRPr="00000000">
                      <w:rPr>
                        <w:b w:val="1"/>
                        <w:bCs w:val="1"/>
                        <w:sz w:val="20"/>
                        <w:szCs w:val="20"/>
                        <w:rtl w:val="0"/>
                        <w:rPrChange w:author="Denali Wilson" w:id="38" w:date="2026-07-25T18:44:2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Initial facilitation experience: </w:t>
                    </w:r>
                  </w:ins>
                </w:sdtContent>
              </w:sdt>
              <w:ins w:author="Denali Wilson" w:id="37" w:date="2026-07-25T18:44:26Z">
                <w:sdt>
                  <w:sdtPr>
                    <w:id w:val="1110396190"/>
                    <w:tag w:val="goog_rdk_129"/>
                  </w:sdtPr>
                  <w:sdtContent>
                    <w:r w:rsidDel="00000000" w:rsidR="00000000" w:rsidRPr="00000000">
                      <w:rPr>
                        <w:sz w:val="20"/>
                        <w:szCs w:val="20"/>
                        <w:rtl w:val="0"/>
                        <w:rPrChange w:author="Denali Wilson" w:id="38" w:date="2026-07-25T18:44:2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students shall begin practicum by completing </w:t>
                    </w:r>
                  </w:sdtContent>
                </w:sdt>
                <w:sdt>
                  <w:sdtPr>
                    <w:id w:val="1587091931"/>
                    <w:tag w:val="goog_rdk_130"/>
                  </w:sdtPr>
                  <w:sdtContent>
                    <w:r w:rsidDel="00000000" w:rsidR="00000000" w:rsidRPr="00000000">
                      <w:rPr>
                        <w:sz w:val="20"/>
                        <w:szCs w:val="20"/>
                        <w:rtl w:val="0"/>
                        <w:rPrChange w:author="Denali Wilson" w:id="38" w:date="2026-07-25T18:44:2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a minimum of two sessions as a facilitator in a </w:t>
                    </w:r>
                  </w:sdtContent>
                </w:sdt>
                <w:sdt>
                  <w:sdtPr>
                    <w:id w:val="996809979"/>
                    <w:tag w:val="goog_rdk_131"/>
                  </w:sdtPr>
                  <w:sdtContent>
                    <w:commentRangeStart w:id="19"/>
                  </w:sdtContent>
                </w:sdt>
                <w:sdt>
                  <w:sdtPr>
                    <w:id w:val="-1378191263"/>
                    <w:tag w:val="goog_rdk_132"/>
                  </w:sdtPr>
                  <w:sdtContent>
                    <w:r w:rsidDel="00000000" w:rsidR="00000000" w:rsidRPr="00000000">
                      <w:rPr>
                        <w:sz w:val="20"/>
                        <w:szCs w:val="20"/>
                        <w:rtl w:val="0"/>
                        <w:rPrChange w:author="Denali Wilson" w:id="38" w:date="2026-07-25T18:44:2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retreat or peer-support </w:t>
                    </w:r>
                  </w:sdtContent>
                </w:sdt>
                <w:commentRangeEnd w:id="19"/>
                <w:r w:rsidDel="00000000" w:rsidR="00000000" w:rsidRPr="00000000">
                  <w:commentReference w:id="19"/>
                </w:r>
                <w:sdt>
                  <w:sdtPr>
                    <w:id w:val="-1572496277"/>
                    <w:tag w:val="goog_rdk_133"/>
                  </w:sdtPr>
                  <w:sdtContent>
                    <w:r w:rsidDel="00000000" w:rsidR="00000000" w:rsidRPr="00000000">
                      <w:rPr>
                        <w:sz w:val="20"/>
                        <w:szCs w:val="20"/>
                        <w:rtl w:val="0"/>
                        <w:rPrChange w:author="Denali Wilson" w:id="38" w:date="2026-07-25T18:44:2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model with </w:t>
                    </w:r>
                  </w:sdtContent>
                </w:sdt>
                <w:sdt>
                  <w:sdtPr>
                    <w:id w:val="-1290006053"/>
                    <w:tag w:val="goog_rdk_134"/>
                  </w:sdtPr>
                  <w:sdtContent>
                    <w:commentRangeStart w:id="20"/>
                  </w:sdtContent>
                </w:sdt>
                <w:sdt>
                  <w:sdtPr>
                    <w:id w:val="1201290805"/>
                    <w:tag w:val="goog_rdk_135"/>
                  </w:sdtPr>
                  <w:sdtContent>
                    <w:r w:rsidDel="00000000" w:rsidR="00000000" w:rsidRPr="00000000">
                      <w:rPr>
                        <w:sz w:val="20"/>
                        <w:szCs w:val="20"/>
                        <w:rtl w:val="0"/>
                        <w:rPrChange w:author="Denali Wilson" w:id="38" w:date="2026-07-25T18:44:2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well participants. </w:t>
                    </w:r>
                  </w:sdtContent>
                </w:sdt>
                <w:commentRangeEnd w:id="20"/>
                <w:r w:rsidDel="00000000" w:rsidR="00000000" w:rsidRPr="00000000">
                  <w:commentReference w:id="20"/>
                </w:r>
                <w:sdt>
                  <w:sdtPr>
                    <w:id w:val="1242034207"/>
                    <w:tag w:val="goog_rdk_136"/>
                  </w:sdtPr>
                  <w:sdtContent>
                    <w:r w:rsidDel="00000000" w:rsidR="00000000" w:rsidRPr="00000000">
                      <w:rPr>
                        <w:sz w:val="20"/>
                        <w:szCs w:val="20"/>
                        <w:rtl w:val="0"/>
                        <w:rPrChange w:author="Denali Wilson" w:id="38" w:date="2026-07-25T18:44:2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Practicum session experience should include preparation, administration, and integration. </w:t>
                    </w:r>
                  </w:sdtContent>
                </w:sdt>
              </w:ins>
            </w:sdtContent>
          </w:sdt>
        </w:p>
      </w:sdtContent>
    </w:sdt>
    <w:sdt>
      <w:sdtPr>
        <w:id w:val="284636423"/>
        <w:tag w:val="goog_rdk_145"/>
      </w:sdtPr>
      <w:sdtContent>
        <w:p w:rsidR="00000000" w:rsidDel="00000000" w:rsidP="00000000" w:rsidRDefault="00000000" w:rsidRPr="00000000" w14:paraId="000001AE">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800"/>
            </w:tabs>
            <w:spacing w:after="0" w:before="1" w:line="240" w:lineRule="auto"/>
            <w:ind w:left="358" w:right="88" w:firstLine="720"/>
            <w:jc w:val="left"/>
            <w:rPr>
              <w:ins w:author="Denali Wilson" w:id="37" w:date="2026-07-25T18:44:26Z"/>
              <w:sz w:val="20"/>
              <w:szCs w:val="20"/>
              <w:u w:val="none"/>
            </w:rPr>
          </w:pPr>
          <w:sdt>
            <w:sdtPr>
              <w:id w:val="-1438991873"/>
              <w:tag w:val="goog_rdk_138"/>
            </w:sdtPr>
            <w:sdtContent>
              <w:ins w:author="Denali Wilson" w:id="37" w:date="2026-07-25T18:44:26Z"/>
              <w:sdt>
                <w:sdtPr>
                  <w:id w:val="95313178"/>
                  <w:tag w:val="goog_rdk_139"/>
                </w:sdtPr>
                <w:sdtContent>
                  <w:ins w:author="Denali Wilson" w:id="37" w:date="2026-07-25T18:44:26Z">
                    <w:r w:rsidDel="00000000" w:rsidR="00000000" w:rsidRPr="00000000">
                      <w:rPr>
                        <w:b w:val="1"/>
                        <w:bCs w:val="1"/>
                        <w:sz w:val="20"/>
                        <w:szCs w:val="20"/>
                        <w:rtl w:val="0"/>
                        <w:rPrChange w:author="Denali Wilson" w:id="38" w:date="2026-07-25T18:44:2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Co-facilitation experience:</w:t>
                    </w:r>
                  </w:ins>
                </w:sdtContent>
              </w:sdt>
              <w:ins w:author="Denali Wilson" w:id="37" w:date="2026-07-25T18:44:26Z">
                <w:sdt>
                  <w:sdtPr>
                    <w:id w:val="-2055267554"/>
                    <w:tag w:val="goog_rdk_140"/>
                  </w:sdtPr>
                  <w:sdtContent>
                    <w:r w:rsidDel="00000000" w:rsidR="00000000" w:rsidRPr="00000000">
                      <w:rPr>
                        <w:sz w:val="20"/>
                        <w:szCs w:val="20"/>
                        <w:rtl w:val="0"/>
                        <w:rPrChange w:author="Denali Wilson" w:id="38" w:date="2026-07-25T18:44:2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 After completing the initial facilitation experience, students shall complete a minimum of two sessions co-facilitated with a DOH permitted-practioner with </w:t>
                    </w:r>
                  </w:sdtContent>
                </w:sdt>
                <w:sdt>
                  <w:sdtPr>
                    <w:id w:val="-980206486"/>
                    <w:tag w:val="goog_rdk_141"/>
                  </w:sdtPr>
                  <w:sdtContent>
                    <w:commentRangeStart w:id="21"/>
                  </w:sdtContent>
                </w:sdt>
                <w:sdt>
                  <w:sdtPr>
                    <w:id w:val="350453908"/>
                    <w:tag w:val="goog_rdk_142"/>
                  </w:sdtPr>
                  <w:sdtContent>
                    <w:r w:rsidDel="00000000" w:rsidR="00000000" w:rsidRPr="00000000">
                      <w:rPr>
                        <w:sz w:val="20"/>
                        <w:szCs w:val="20"/>
                        <w:rtl w:val="0"/>
                        <w:rPrChange w:author="Denali Wilson" w:id="38" w:date="2026-07-25T18:44:2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low-acuity qualifying condition.</w:t>
                    </w:r>
                  </w:sdtContent>
                </w:sdt>
                <w:commentRangeEnd w:id="21"/>
                <w:r w:rsidDel="00000000" w:rsidR="00000000" w:rsidRPr="00000000">
                  <w:commentReference w:id="21"/>
                </w:r>
                <w:sdt>
                  <w:sdtPr>
                    <w:id w:val="843380876"/>
                    <w:tag w:val="goog_rdk_143"/>
                  </w:sdtPr>
                  <w:sdtContent>
                    <w:r w:rsidDel="00000000" w:rsidR="00000000" w:rsidRPr="00000000">
                      <w:rPr>
                        <w:sz w:val="20"/>
                        <w:szCs w:val="20"/>
                        <w:rtl w:val="0"/>
                        <w:rPrChange w:author="Denali Wilson" w:id="38" w:date="2026-07-25T18:44:2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 Practicum session experience should include preparation, administration, and integration. </w:t>
                    </w:r>
                  </w:sdtContent>
                </w:sdt>
                <w:sdt>
                  <w:sdtPr>
                    <w:id w:val="-484139235"/>
                    <w:tag w:val="goog_rdk_144"/>
                  </w:sdtPr>
                  <w:sdtContent>
                    <w:r w:rsidDel="00000000" w:rsidR="00000000" w:rsidRPr="00000000">
                      <w:rPr>
                        <w:rtl w:val="0"/>
                      </w:rPr>
                    </w:r>
                  </w:sdtContent>
                </w:sdt>
              </w:ins>
            </w:sdtContent>
          </w:sdt>
        </w:p>
      </w:sdtContent>
    </w:sdt>
    <w:sdt>
      <w:sdtPr>
        <w:id w:val="-1282396535"/>
        <w:tag w:val="goog_rdk_149"/>
      </w:sdtPr>
      <w:sdtContent>
        <w:p w:rsidR="00000000" w:rsidDel="00000000" w:rsidP="00000000" w:rsidRDefault="00000000" w:rsidRPr="00000000" w14:paraId="000001AF">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800"/>
            </w:tabs>
            <w:spacing w:after="0" w:before="1" w:line="240" w:lineRule="auto"/>
            <w:ind w:left="358" w:right="88" w:firstLine="720"/>
            <w:jc w:val="left"/>
            <w:rPr>
              <w:ins w:author="Denali Wilson" w:id="37" w:date="2026-07-25T18:44:26Z"/>
              <w:sz w:val="20"/>
              <w:szCs w:val="20"/>
              <w:u w:val="none"/>
            </w:rPr>
          </w:pPr>
          <w:sdt>
            <w:sdtPr>
              <w:id w:val="-1445704887"/>
              <w:tag w:val="goog_rdk_146"/>
            </w:sdtPr>
            <w:sdtContent>
              <w:ins w:author="Denali Wilson" w:id="37" w:date="2026-07-25T18:44:26Z"/>
              <w:sdt>
                <w:sdtPr>
                  <w:id w:val="-1744161660"/>
                  <w:tag w:val="goog_rdk_147"/>
                </w:sdtPr>
                <w:sdtContent>
                  <w:ins w:author="Denali Wilson" w:id="37" w:date="2026-07-25T18:44:26Z">
                    <w:r w:rsidDel="00000000" w:rsidR="00000000" w:rsidRPr="00000000">
                      <w:rPr>
                        <w:b w:val="1"/>
                        <w:bCs w:val="1"/>
                        <w:sz w:val="20"/>
                        <w:szCs w:val="20"/>
                        <w:rtl w:val="0"/>
                        <w:rPrChange w:author="Denali Wilson" w:id="38" w:date="2026-07-25T18:44:2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Practitioner supervisory hours: </w:t>
                    </w:r>
                  </w:ins>
                </w:sdtContent>
              </w:sdt>
              <w:ins w:author="Denali Wilson" w:id="37" w:date="2026-07-25T18:44:26Z">
                <w:sdt>
                  <w:sdtPr>
                    <w:id w:val="-1591183232"/>
                    <w:tag w:val="goog_rdk_148"/>
                  </w:sdtPr>
                  <w:sdtContent>
                    <w:r w:rsidDel="00000000" w:rsidR="00000000" w:rsidRPr="00000000">
                      <w:rPr>
                        <w:sz w:val="20"/>
                        <w:szCs w:val="20"/>
                        <w:rtl w:val="0"/>
                        <w:rPrChange w:author="Denali Wilson" w:id="38" w:date="2026-07-25T18:44:2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Practitioner-track students must complete an additional 10 hours of co-facilitating with facilitators during administration of same-day therapy sessions. </w:t>
                    </w:r>
                  </w:sdtContent>
                </w:sdt>
              </w:ins>
            </w:sdtContent>
          </w:sdt>
        </w:p>
      </w:sdtContent>
    </w:sdt>
    <w:sdt>
      <w:sdtPr>
        <w:id w:val="-993255780"/>
        <w:tag w:val="goog_rdk_155"/>
      </w:sdtPr>
      <w:sdtContent>
        <w:p w:rsidR="00000000" w:rsidDel="00000000" w:rsidP="00000000" w:rsidRDefault="00000000" w:rsidRPr="00000000" w14:paraId="000001B0">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800"/>
            </w:tabs>
            <w:spacing w:after="0" w:before="1" w:line="240" w:lineRule="auto"/>
            <w:ind w:left="358" w:right="88" w:firstLine="720"/>
            <w:jc w:val="left"/>
            <w:rPr>
              <w:ins w:author="Denali Wilson" w:id="37" w:date="2026-07-25T18:44:26Z"/>
              <w:sz w:val="20"/>
              <w:szCs w:val="20"/>
              <w:u w:val="none"/>
            </w:rPr>
          </w:pPr>
          <w:sdt>
            <w:sdtPr>
              <w:id w:val="486912715"/>
              <w:tag w:val="goog_rdk_150"/>
            </w:sdtPr>
            <w:sdtContent>
              <w:ins w:author="Denali Wilson" w:id="37" w:date="2026-07-25T18:44:26Z"/>
              <w:sdt>
                <w:sdtPr>
                  <w:id w:val="-1050469530"/>
                  <w:tag w:val="goog_rdk_151"/>
                </w:sdtPr>
                <w:sdtContent>
                  <w:commentRangeStart w:id="22"/>
                </w:sdtContent>
              </w:sdt>
              <w:ins w:author="Denali Wilson" w:id="37" w:date="2026-07-25T18:44:26Z">
                <w:sdt>
                  <w:sdtPr>
                    <w:id w:val="-943483195"/>
                    <w:tag w:val="goog_rdk_152"/>
                  </w:sdtPr>
                  <w:sdtContent>
                    <w:r w:rsidDel="00000000" w:rsidR="00000000" w:rsidRPr="00000000">
                      <w:rPr>
                        <w:b w:val="1"/>
                        <w:bCs w:val="1"/>
                        <w:sz w:val="20"/>
                        <w:szCs w:val="20"/>
                        <w:rtl w:val="0"/>
                        <w:rPrChange w:author="Denali Wilson" w:id="38" w:date="2026-07-25T18:44:2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Additional experience: </w:t>
                    </w:r>
                  </w:sdtContent>
                </w:sdt>
                <w:sdt>
                  <w:sdtPr>
                    <w:id w:val="1766004846"/>
                    <w:tag w:val="goog_rdk_153"/>
                  </w:sdtPr>
                  <w:sdtContent>
                    <w:r w:rsidDel="00000000" w:rsidR="00000000" w:rsidRPr="00000000">
                      <w:rPr>
                        <w:sz w:val="20"/>
                        <w:szCs w:val="20"/>
                        <w:rtl w:val="0"/>
                        <w:rPrChange w:author="Denali Wilson" w:id="38" w:date="2026-07-25T18:44:2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Facilitator-track students must complete a minimum total of 60 hours and practicum-track students must complete a total of 70 hours. Students can complete the remaining balance of required hours in any manner of co-facilitation designed by the school or healing center hosting practicums that otherwise complies with the regulations of these provisions</w:t>
                    </w:r>
                  </w:sdtContent>
                </w:sdt>
                <w:commentRangeEnd w:id="22"/>
                <w:r w:rsidDel="00000000" w:rsidR="00000000" w:rsidRPr="00000000">
                  <w:commentReference w:id="22"/>
                </w:r>
                <w:sdt>
                  <w:sdtPr>
                    <w:id w:val="1415273177"/>
                    <w:tag w:val="goog_rdk_154"/>
                  </w:sdtPr>
                  <w:sdtContent>
                    <w:r w:rsidDel="00000000" w:rsidR="00000000" w:rsidRPr="00000000">
                      <w:rPr>
                        <w:sz w:val="20"/>
                        <w:szCs w:val="20"/>
                        <w:rtl w:val="0"/>
                        <w:rPrChange w:author="Denali Wilson" w:id="38" w:date="2026-07-25T18:44:2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w:t>
                    </w:r>
                  </w:sdtContent>
                </w:sdt>
              </w:ins>
            </w:sdtContent>
          </w:sdt>
        </w:p>
      </w:sdtContent>
    </w:sdt>
    <w:sdt>
      <w:sdtPr>
        <w:id w:val="-220606925"/>
        <w:tag w:val="goog_rdk_158"/>
      </w:sdtPr>
      <w:sdtContent>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1" w:line="240" w:lineRule="auto"/>
            <w:ind w:left="0" w:right="88" w:firstLine="0"/>
            <w:jc w:val="left"/>
            <w:rPr>
              <w:ins w:author="Denali Wilson" w:id="37" w:date="2026-07-25T18:44:26Z"/>
              <w:sz w:val="20"/>
              <w:szCs w:val="20"/>
              <w:rPrChange w:author="Denali Wilson" w:id="38" w:date="2026-07-25T18:44:26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sdt>
            <w:sdtPr>
              <w:id w:val="1214560975"/>
              <w:tag w:val="goog_rdk_156"/>
            </w:sdtPr>
            <w:sdtContent>
              <w:ins w:author="Denali Wilson" w:id="37" w:date="2026-07-25T18:44:26Z"/>
              <w:sdt>
                <w:sdtPr>
                  <w:id w:val="1580587484"/>
                  <w:tag w:val="goog_rdk_157"/>
                </w:sdtPr>
                <w:sdtContent>
                  <w:ins w:author="Denali Wilson" w:id="37" w:date="2026-07-25T18:44:26Z">
                    <w:r w:rsidDel="00000000" w:rsidR="00000000" w:rsidRPr="00000000">
                      <w:rPr>
                        <w:rtl w:val="0"/>
                      </w:rPr>
                    </w:r>
                  </w:ins>
                </w:sdtContent>
              </w:sdt>
              <w:ins w:author="Denali Wilson" w:id="37" w:date="2026-07-25T18:44:26Z"/>
            </w:sdtContent>
          </w:sdt>
        </w:p>
      </w:sdtContent>
    </w:sdt>
    <w:sdt>
      <w:sdtPr>
        <w:id w:val="1647057817"/>
        <w:tag w:val="goog_rdk_160"/>
      </w:sdtPr>
      <w:sdtContent>
        <w:p w:rsidR="00000000" w:rsidDel="00000000" w:rsidP="00000000" w:rsidRDefault="00000000" w:rsidRPr="00000000" w14:paraId="000001B2">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360" w:right="99" w:firstLine="719"/>
            <w:jc w:val="left"/>
            <w:rPr>
              <w:sz w:val="20"/>
              <w:szCs w:val="20"/>
              <w:u w:val="none"/>
              <w:rPrChange w:author="Denali Wilson" w:id="38" w:date="2026-07-25T18:44:26Z">
                <w:rPr>
                  <w:smallCaps w:val="0"/>
                  <w:strike w:val="0"/>
                  <w:color w:val="000000"/>
                  <w:u w:val="none"/>
                  <w:shd w:fill="auto" w:val="clear"/>
                  <w:vertAlign w:val="baseline"/>
                </w:rPr>
              </w:rPrChange>
            </w:rPr>
            <w:pPrChange w:author="Denali Wilson" w:id="0" w:date="2026-07-25T18:44:26Z">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360" w:right="99" w:firstLine="719"/>
                <w:jc w:val="left"/>
              </w:pPr>
            </w:pPrChange>
          </w:pPr>
          <w:sdt>
            <w:sdtPr>
              <w:id w:val="1526067946"/>
              <w:tag w:val="goog_rdk_159"/>
            </w:sdtPr>
            <w:sdtContent>
              <w:r w:rsidDel="00000000" w:rsidR="00000000" w:rsidRPr="00000000">
                <w:rPr>
                  <w:rtl w:val="0"/>
                </w:rPr>
              </w:r>
            </w:sdtContent>
          </w:sdt>
        </w:p>
      </w:sdtContent>
    </w:sdt>
    <w:p w:rsidR="00000000" w:rsidDel="00000000" w:rsidP="00000000" w:rsidRDefault="00000000" w:rsidRPr="00000000" w14:paraId="000001B3">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800"/>
        </w:tabs>
        <w:spacing w:after="0" w:before="2" w:line="240" w:lineRule="auto"/>
        <w:ind w:left="360" w:right="206"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Practicum location: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practicum hours shall take place in an approved healing center </w:t>
      </w:r>
      <w:sdt>
        <w:sdtPr>
          <w:id w:val="-1065610833"/>
          <w:tag w:val="goog_rdk_161"/>
        </w:sdtPr>
        <w:sdtContent>
          <w:commentRangeStart w:id="23"/>
        </w:sdtContent>
      </w:sd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 other approved location.</w:t>
      </w:r>
      <w:commentRangeEnd w:id="23"/>
      <w:r w:rsidDel="00000000" w:rsidR="00000000" w:rsidRPr="00000000">
        <w:commentReference w:id="23"/>
      </w:r>
      <w:r w:rsidDel="00000000" w:rsidR="00000000" w:rsidRPr="00000000">
        <w:rPr>
          <w:rtl w:val="0"/>
        </w:rPr>
      </w:r>
    </w:p>
    <w:sdt>
      <w:sdtPr>
        <w:id w:val="-1816204015"/>
        <w:tag w:val="goog_rdk_163"/>
      </w:sdtPr>
      <w:sdtContent>
        <w:p w:rsidR="00000000" w:rsidDel="00000000" w:rsidP="00000000" w:rsidRDefault="00000000" w:rsidRPr="00000000" w14:paraId="000001B4">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360" w:right="133" w:firstLine="719"/>
            <w:jc w:val="left"/>
            <w:rPr>
              <w:ins w:author="Denali Wilson" w:id="39" w:date="2026-07-25T21:30:44Z"/>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Practicum standards: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Practicum supervisors and students shall follow these rules as they apply to facilitation and therapy, shall comply with HIPAA and HITECH confidentiality requirements, and shall comport with applicable limits on scope of practice.</w:t>
          </w:r>
          <w:sdt>
            <w:sdtPr>
              <w:id w:val="-618828649"/>
              <w:tag w:val="goog_rdk_162"/>
            </w:sdtPr>
            <w:sdtContent>
              <w:ins w:author="Denali Wilson" w:id="39" w:date="2026-07-25T21:30:44Z">
                <w:r w:rsidDel="00000000" w:rsidR="00000000" w:rsidRPr="00000000">
                  <w:rPr>
                    <w:rtl w:val="0"/>
                  </w:rPr>
                </w:r>
              </w:ins>
            </w:sdtContent>
          </w:sdt>
        </w:p>
      </w:sdtContent>
    </w:sdt>
    <w:sdt>
      <w:sdtPr>
        <w:id w:val="-2005923221"/>
        <w:tag w:val="goog_rdk_175"/>
      </w:sdtPr>
      <w:sdtContent>
        <w:p w:rsidR="00000000" w:rsidDel="00000000" w:rsidP="00000000" w:rsidRDefault="00000000" w:rsidRPr="00000000" w14:paraId="000001B5">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360" w:right="133" w:firstLine="719"/>
            <w:jc w:val="left"/>
            <w:rPr>
              <w:sz w:val="20"/>
              <w:szCs w:val="20"/>
              <w:u w:val="none"/>
              <w:rPrChange w:author="Denali Wilson" w:id="40" w:date="2026-07-25T21:30:44Z">
                <w:rPr>
                  <w:smallCaps w:val="0"/>
                  <w:strike w:val="0"/>
                  <w:color w:val="000000"/>
                  <w:u w:val="none"/>
                  <w:shd w:fill="auto" w:val="clear"/>
                  <w:vertAlign w:val="baseline"/>
                </w:rPr>
              </w:rPrChange>
            </w:rPr>
            <w:pPrChange w:author="Denali Wilson" w:id="0" w:date="2026-07-25T21:30:44Z">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360" w:right="133" w:firstLine="719"/>
                <w:jc w:val="left"/>
              </w:pPr>
            </w:pPrChange>
          </w:pPr>
          <w:sdt>
            <w:sdtPr>
              <w:id w:val="-1277371594"/>
              <w:tag w:val="goog_rdk_164"/>
            </w:sdtPr>
            <w:sdtContent>
              <w:ins w:author="Denali Wilson" w:id="39" w:date="2026-07-25T21:30:44Z"/>
              <w:sdt>
                <w:sdtPr>
                  <w:id w:val="2094137712"/>
                  <w:tag w:val="goog_rdk_165"/>
                </w:sdtPr>
                <w:sdtContent>
                  <w:ins w:author="Denali Wilson" w:id="39" w:date="2026-07-25T21:30:44Z">
                    <w:r w:rsidDel="00000000" w:rsidR="00000000" w:rsidRPr="00000000">
                      <w:rPr>
                        <w:b w:val="1"/>
                        <w:bCs w:val="1"/>
                        <w:sz w:val="20"/>
                        <w:szCs w:val="20"/>
                        <w:rtl w:val="0"/>
                        <w:rPrChange w:author="Denali Wilson" w:id="40" w:date="2026-07-25T21:30:44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I</w:t>
                    </w:r>
                  </w:ins>
                </w:sdtContent>
              </w:sdt>
              <w:ins w:author="Denali Wilson" w:id="39" w:date="2026-07-25T21:30:44Z">
                <w:sdt>
                  <w:sdtPr>
                    <w:id w:val="1488269963"/>
                    <w:tag w:val="goog_rdk_166"/>
                  </w:sdtPr>
                  <w:sdtContent>
                    <w:commentRangeStart w:id="24"/>
                  </w:sdtContent>
                </w:sdt>
                <w:sdt>
                  <w:sdtPr>
                    <w:id w:val="-889688212"/>
                    <w:tag w:val="goog_rdk_167"/>
                  </w:sdtPr>
                  <w:sdtContent>
                    <w:r w:rsidDel="00000000" w:rsidR="00000000" w:rsidRPr="00000000">
                      <w:rPr>
                        <w:b w:val="1"/>
                        <w:bCs w:val="1"/>
                        <w:sz w:val="20"/>
                        <w:szCs w:val="20"/>
                        <w:rtl w:val="0"/>
                        <w:rPrChange w:author="Denali Wilson" w:id="40" w:date="2026-07-25T21:30:44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ndependent medical screening requir</w:t>
                    </w:r>
                  </w:sdtContent>
                </w:sdt>
                <w:commentRangeEnd w:id="24"/>
                <w:r w:rsidDel="00000000" w:rsidR="00000000" w:rsidRPr="00000000">
                  <w:commentReference w:id="24"/>
                </w:r>
                <w:sdt>
                  <w:sdtPr>
                    <w:id w:val="774727569"/>
                    <w:tag w:val="goog_rdk_168"/>
                  </w:sdtPr>
                  <w:sdtContent>
                    <w:r w:rsidDel="00000000" w:rsidR="00000000" w:rsidRPr="00000000">
                      <w:rPr>
                        <w:b w:val="1"/>
                        <w:bCs w:val="1"/>
                        <w:sz w:val="20"/>
                        <w:szCs w:val="20"/>
                        <w:rtl w:val="0"/>
                        <w:rPrChange w:author="Denali Wilson" w:id="40" w:date="2026-07-25T21:30:44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ed:</w:t>
                    </w:r>
                  </w:sdtContent>
                </w:sdt>
                <w:sdt>
                  <w:sdtPr>
                    <w:id w:val="-917442654"/>
                    <w:tag w:val="goog_rdk_169"/>
                  </w:sdtPr>
                  <w:sdtContent>
                    <w:r w:rsidDel="00000000" w:rsidR="00000000" w:rsidRPr="00000000">
                      <w:rPr>
                        <w:sz w:val="20"/>
                        <w:szCs w:val="20"/>
                        <w:rtl w:val="0"/>
                        <w:rPrChange w:author="Denali Wilson" w:id="40" w:date="2026-07-25T21:30:44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 A training program overseeing practicum treatments cannot also medically screen patients. Medical screening must be conducted </w:t>
                    </w:r>
                  </w:sdtContent>
                </w:sdt>
                <w:sdt>
                  <w:sdtPr>
                    <w:id w:val="1591774115"/>
                    <w:tag w:val="goog_rdk_170"/>
                  </w:sdtPr>
                  <w:sdtContent>
                    <w:r w:rsidDel="00000000" w:rsidR="00000000" w:rsidRPr="00000000">
                      <w:rPr>
                        <w:sz w:val="20"/>
                        <w:szCs w:val="20"/>
                        <w:rtl w:val="0"/>
                        <w:rPrChange w:author="Denali Wilson" w:id="40" w:date="2026-07-25T21:30:44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independently</w:t>
                    </w:r>
                  </w:sdtContent>
                </w:sdt>
                <w:sdt>
                  <w:sdtPr>
                    <w:id w:val="1167546714"/>
                    <w:tag w:val="goog_rdk_171"/>
                  </w:sdtPr>
                  <w:sdtContent>
                    <w:r w:rsidDel="00000000" w:rsidR="00000000" w:rsidRPr="00000000">
                      <w:rPr>
                        <w:sz w:val="20"/>
                        <w:szCs w:val="20"/>
                        <w:rtl w:val="0"/>
                        <w:rPrChange w:author="Denali Wilson" w:id="40" w:date="2026-07-25T21:30:44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 by the </w:t>
                    </w:r>
                  </w:sdtContent>
                </w:sdt>
                <w:sdt>
                  <w:sdtPr>
                    <w:id w:val="-867660226"/>
                    <w:tag w:val="goog_rdk_172"/>
                  </w:sdtPr>
                  <w:sdtContent>
                    <w:r w:rsidDel="00000000" w:rsidR="00000000" w:rsidRPr="00000000">
                      <w:rPr>
                        <w:sz w:val="20"/>
                        <w:szCs w:val="20"/>
                        <w:rtl w:val="0"/>
                        <w:rPrChange w:author="Denali Wilson" w:id="40" w:date="2026-07-25T21:30:44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clinician</w:t>
                    </w:r>
                  </w:sdtContent>
                </w:sdt>
                <w:sdt>
                  <w:sdtPr>
                    <w:id w:val="1939791491"/>
                    <w:tag w:val="goog_rdk_173"/>
                  </w:sdtPr>
                  <w:sdtContent>
                    <w:r w:rsidDel="00000000" w:rsidR="00000000" w:rsidRPr="00000000">
                      <w:rPr>
                        <w:sz w:val="20"/>
                        <w:szCs w:val="20"/>
                        <w:rtl w:val="0"/>
                        <w:rPrChange w:author="Denali Wilson" w:id="40" w:date="2026-07-25T21:30:44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 with the hosting healing center or another certified-clinician not affiliated with the training program. </w:t>
                    </w:r>
                  </w:sdtContent>
                </w:sdt>
              </w:ins>
            </w:sdtContent>
          </w:sdt>
          <w:sdt>
            <w:sdtPr>
              <w:id w:val="-38590185"/>
              <w:tag w:val="goog_rdk_174"/>
            </w:sdtPr>
            <w:sdtContent>
              <w:r w:rsidDel="00000000" w:rsidR="00000000" w:rsidRPr="00000000">
                <w:rPr>
                  <w:rtl w:val="0"/>
                </w:rPr>
              </w:r>
            </w:sdtContent>
          </w:sdt>
        </w:p>
      </w:sdtContent>
    </w:sdt>
    <w:p w:rsidR="00000000" w:rsidDel="00000000" w:rsidP="00000000" w:rsidRDefault="00000000" w:rsidRPr="00000000" w14:paraId="000001B6">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360" w:right="31" w:firstLine="720"/>
        <w:jc w:val="left"/>
        <w:rPr>
          <w:smallCaps w:val="0"/>
          <w:strike w:val="0"/>
          <w:color w:val="000000"/>
          <w:u w:val="none"/>
          <w:shd w:fill="auto" w:val="clear"/>
          <w:vertAlign w:val="baseline"/>
        </w:rPr>
      </w:pPr>
      <w:sdt>
        <w:sdtPr>
          <w:id w:val="-16621759"/>
          <w:tag w:val="goog_rdk_176"/>
        </w:sdtPr>
        <w:sdtContent>
          <w:commentRangeStart w:id="25"/>
        </w:sdtContent>
      </w:sdt>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Waiver of practicum requirements: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department may otherwise waive, temporarily suspend, or reduce the practicum requirements for individuals applying for certification, in order to facilitate the certification of individuals trained by other government-approved programs, and to build the initial infrastructure of the program.</w:t>
      </w:r>
    </w:p>
    <w:p w:rsidR="00000000" w:rsidDel="00000000" w:rsidP="00000000" w:rsidRDefault="00000000" w:rsidRPr="00000000" w14:paraId="000001B7">
      <w:pPr>
        <w:keepNext w:val="0"/>
        <w:keepLines w:val="0"/>
        <w:pageBreakBefore w:val="0"/>
        <w:widowControl w:val="0"/>
        <w:numPr>
          <w:ilvl w:val="4"/>
          <w:numId w:val="16"/>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59" w:right="44" w:firstLine="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Waiver of practicum hours requirement for applications received by December 31, 2027: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applicant for certification shall not be required to satisfy the full New Mexico practicum hours requirement if the applicant:</w:t>
      </w:r>
    </w:p>
    <w:p w:rsidR="00000000" w:rsidDel="00000000" w:rsidP="00000000" w:rsidRDefault="00000000" w:rsidRPr="00000000" w14:paraId="000001B8">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0" w:line="228" w:lineRule="auto"/>
        <w:ind w:left="2519" w:right="0" w:hanging="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Applies for certification by December 31, 2027;</w:t>
      </w:r>
    </w:p>
    <w:p w:rsidR="00000000" w:rsidDel="00000000" w:rsidP="00000000" w:rsidRDefault="00000000" w:rsidRPr="00000000" w14:paraId="000001B9">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0" w:line="229" w:lineRule="auto"/>
        <w:ind w:left="2519" w:right="0" w:hanging="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Completes the didactic requirements by December 31, 2027;</w:t>
      </w:r>
    </w:p>
    <w:p w:rsidR="00000000" w:rsidDel="00000000" w:rsidP="00000000" w:rsidRDefault="00000000" w:rsidRPr="00000000" w14:paraId="000001BA">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359" w:right="72"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Graduates from an educational program that the department certifies by December 31, 2027 or that the department has included on the department-approved list of educational programs by December 31, 2027; and</w:t>
      </w:r>
    </w:p>
    <w:p w:rsidR="00000000" w:rsidDel="00000000" w:rsidP="00000000" w:rsidRDefault="00000000" w:rsidRPr="00000000" w14:paraId="000001BB">
      <w:pPr>
        <w:keepNext w:val="0"/>
        <w:keepLines w:val="0"/>
        <w:pageBreakBefore w:val="0"/>
        <w:widowControl w:val="0"/>
        <w:numPr>
          <w:ilvl w:val="5"/>
          <w:numId w:val="16"/>
        </w:numPr>
        <w:pBdr>
          <w:top w:space="0" w:sz="0" w:val="nil"/>
          <w:left w:space="0" w:sz="0" w:val="nil"/>
          <w:bottom w:space="0" w:sz="0" w:val="nil"/>
          <w:right w:space="0" w:sz="0" w:val="nil"/>
          <w:between w:space="0" w:sz="0" w:val="nil"/>
        </w:pBdr>
        <w:shd w:fill="auto" w:val="clear"/>
        <w:tabs>
          <w:tab w:val="left" w:leader="none" w:pos="2519"/>
        </w:tabs>
        <w:spacing w:after="0" w:before="1" w:line="240" w:lineRule="auto"/>
        <w:ind w:left="360" w:right="591"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Demonstrates completion of at least 40 hours of contact time through logs or other records of the sessions, including:</w:t>
      </w:r>
    </w:p>
    <w:p w:rsidR="00000000" w:rsidDel="00000000" w:rsidP="00000000" w:rsidRDefault="00000000" w:rsidRPr="00000000" w14:paraId="000001BC">
      <w:pPr>
        <w:keepNext w:val="0"/>
        <w:keepLines w:val="0"/>
        <w:pageBreakBefore w:val="0"/>
        <w:widowControl w:val="0"/>
        <w:numPr>
          <w:ilvl w:val="6"/>
          <w:numId w:val="16"/>
        </w:numPr>
        <w:pBdr>
          <w:top w:space="0" w:sz="0" w:val="nil"/>
          <w:left w:space="0" w:sz="0" w:val="nil"/>
          <w:bottom w:space="0" w:sz="0" w:val="nil"/>
          <w:right w:space="0" w:sz="0" w:val="nil"/>
          <w:between w:space="0" w:sz="0" w:val="nil"/>
        </w:pBdr>
        <w:shd w:fill="auto" w:val="clear"/>
        <w:tabs>
          <w:tab w:val="left" w:leader="none" w:pos="3239"/>
        </w:tabs>
        <w:spacing w:after="0" w:before="0" w:line="240" w:lineRule="auto"/>
        <w:ind w:left="359" w:right="153" w:firstLine="21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minimum of two separate individual sessions including the appointments for preparation, administration and integration; and</w:t>
      </w:r>
    </w:p>
    <w:p w:rsidR="00000000" w:rsidDel="00000000" w:rsidP="00000000" w:rsidRDefault="00000000" w:rsidRPr="00000000" w14:paraId="000001BD">
      <w:pPr>
        <w:keepNext w:val="0"/>
        <w:keepLines w:val="0"/>
        <w:pageBreakBefore w:val="0"/>
        <w:widowControl w:val="0"/>
        <w:numPr>
          <w:ilvl w:val="6"/>
          <w:numId w:val="16"/>
        </w:numPr>
        <w:pBdr>
          <w:top w:space="0" w:sz="0" w:val="nil"/>
          <w:left w:space="0" w:sz="0" w:val="nil"/>
          <w:bottom w:space="0" w:sz="0" w:val="nil"/>
          <w:right w:space="0" w:sz="0" w:val="nil"/>
          <w:between w:space="0" w:sz="0" w:val="nil"/>
        </w:pBdr>
        <w:shd w:fill="auto" w:val="clear"/>
        <w:tabs>
          <w:tab w:val="left" w:leader="none" w:pos="3239"/>
        </w:tabs>
        <w:spacing w:after="0" w:before="0" w:line="240" w:lineRule="auto"/>
        <w:ind w:left="359" w:right="280" w:firstLine="21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minimum of one group session including the appointments for preparation, </w:t>
      </w:r>
      <w:commentRangeEnd w:id="25"/>
      <w:r w:rsidDel="00000000" w:rsidR="00000000" w:rsidRPr="00000000">
        <w:commentReference w:id="25"/>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administration, and integration.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[7.35.3.19 NMAC - N, xx/xx/2026]</w:t>
      </w:r>
    </w:p>
    <w:p w:rsidR="00000000" w:rsidDel="00000000" w:rsidP="00000000" w:rsidRDefault="00000000" w:rsidRPr="00000000" w14:paraId="000001BF">
      <w:pPr>
        <w:pStyle w:val="Heading1"/>
        <w:tabs>
          <w:tab w:val="left" w:leader="none" w:pos="1799"/>
        </w:tabs>
        <w:spacing w:before="229" w:lineRule="auto"/>
        <w:ind w:left="359" w:firstLine="0"/>
        <w:rPr/>
      </w:pPr>
      <w:r w:rsidDel="00000000" w:rsidR="00000000" w:rsidRPr="00000000">
        <w:rPr>
          <w:rtl w:val="0"/>
        </w:rPr>
        <w:t xml:space="preserve">7.34.3.20</w:t>
        <w:tab/>
        <w:t xml:space="preserve">REQUIREMENTS FOR HEALING CENTERS AND OTHER APPROVED LOCATIONS: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healing center and a registrant of another approved location shall comply with the following requirements:</w:t>
      </w:r>
    </w:p>
    <w:p w:rsidR="00000000" w:rsidDel="00000000" w:rsidP="00000000" w:rsidRDefault="00000000" w:rsidRPr="00000000" w14:paraId="000001C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799"/>
        </w:tabs>
        <w:spacing w:after="0" w:before="1" w:line="240" w:lineRule="auto"/>
        <w:ind w:left="359" w:right="124"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healing center and a registrant of another approved location shall maintain a list of all qualified patients who are intended to utilize, and who have utilized, the location for administration sessions.</w:t>
      </w:r>
    </w:p>
    <w:p w:rsidR="00000000" w:rsidDel="00000000" w:rsidP="00000000" w:rsidRDefault="00000000" w:rsidRPr="00000000" w14:paraId="000001C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799"/>
        </w:tabs>
        <w:spacing w:after="0" w:before="0" w:line="229" w:lineRule="auto"/>
        <w:ind w:left="179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healing center shall not possess firearms on the healing center’s premises.</w:t>
      </w:r>
    </w:p>
    <w:p w:rsidR="00000000" w:rsidDel="00000000" w:rsidP="00000000" w:rsidRDefault="00000000" w:rsidRPr="00000000" w14:paraId="000001C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60" w:right="14" w:firstLine="719"/>
        <w:jc w:val="left"/>
        <w:rPr>
          <w:smallCaps w:val="0"/>
          <w:strike w:val="0"/>
          <w:color w:val="000000"/>
          <w:u w:val="none"/>
          <w:shd w:fill="auto" w:val="clear"/>
          <w:vertAlign w:val="baseline"/>
        </w:rPr>
        <w:sectPr>
          <w:type w:val="nextPage"/>
          <w:pgSz w:h="15840" w:w="12240" w:orient="portrait"/>
          <w:pgMar w:bottom="280" w:top="1360" w:left="1080" w:right="144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Medical psilocybin products may only be consumed on the premises of a healing center or other approved location. A healing center and a registrant of another approved location shall not allow the consumption of unauthorized psilocybin products during an administration session. A healing center and a registrant of another approved location shall not promote unregulated cultivation or processing of psilocybin products, and a registrant of another approved location shall not sell psilocybin products that are not lawfully produced or acquired in accordance with department rule.</w:t>
      </w:r>
    </w:p>
    <w:p w:rsidR="00000000" w:rsidDel="00000000" w:rsidP="00000000" w:rsidRDefault="00000000" w:rsidRPr="00000000" w14:paraId="000001C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799"/>
        </w:tabs>
        <w:spacing w:after="0" w:before="80" w:line="240" w:lineRule="auto"/>
        <w:ind w:left="359" w:right="19" w:firstLine="71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Except in circumstances involving an emergency response, only patients, certified individuals, and students completing their practicums may be present during an administration session unless each patient gives prior written consent for the other individual(s) to be present.</w:t>
      </w:r>
    </w:p>
    <w:p w:rsidR="00000000" w:rsidDel="00000000" w:rsidP="00000000" w:rsidRDefault="00000000" w:rsidRPr="00000000" w14:paraId="000001C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59" w:right="53"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healing center and a registrant of another approved location shall maintain a daily log of all activities related to the purchase, storage, and administration of psilocybin, and shall maintain a copy of information contained in the log within the electronic system designated by the department, and shall provide information to the department upon request in a form and manner designated by the department</w:t>
      </w:r>
    </w:p>
    <w:p w:rsidR="00000000" w:rsidDel="00000000" w:rsidP="00000000" w:rsidRDefault="00000000" w:rsidRPr="00000000" w14:paraId="000001C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799"/>
        </w:tabs>
        <w:spacing w:after="0" w:before="1" w:line="229" w:lineRule="auto"/>
        <w:ind w:left="179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healing center shall publicly display a copy of its certification from the department.</w:t>
      </w:r>
    </w:p>
    <w:p w:rsidR="00000000" w:rsidDel="00000000" w:rsidP="00000000" w:rsidRDefault="00000000" w:rsidRPr="00000000" w14:paraId="000001C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799"/>
        </w:tabs>
        <w:spacing w:after="0" w:before="0" w:line="229" w:lineRule="auto"/>
        <w:ind w:left="179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healing center shall provide the following information to qualified patients:</w:t>
      </w:r>
    </w:p>
    <w:p w:rsidR="00000000" w:rsidDel="00000000" w:rsidP="00000000" w:rsidRDefault="00000000" w:rsidRPr="00000000" w14:paraId="000001C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519"/>
        </w:tabs>
        <w:spacing w:after="0" w:before="1" w:line="240" w:lineRule="auto"/>
        <w:ind w:left="359" w:right="959"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Information regarding safe transportation of the qualified patient following an administration session;</w:t>
      </w:r>
    </w:p>
    <w:p w:rsidR="00000000" w:rsidDel="00000000" w:rsidP="00000000" w:rsidRDefault="00000000" w:rsidRPr="00000000" w14:paraId="000001C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519"/>
        </w:tabs>
        <w:spacing w:after="0" w:before="1"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healing center’s patient bill of rights and responsibilities;</w:t>
      </w:r>
    </w:p>
    <w:p w:rsidR="00000000" w:rsidDel="00000000" w:rsidP="00000000" w:rsidRDefault="00000000" w:rsidRPr="00000000" w14:paraId="000001C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Information explaining informed consent;</w:t>
      </w:r>
    </w:p>
    <w:p w:rsidR="00000000" w:rsidDel="00000000" w:rsidP="00000000" w:rsidRDefault="00000000" w:rsidRPr="00000000" w14:paraId="000001C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518"/>
        </w:tabs>
        <w:spacing w:after="0" w:before="1" w:line="240"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Information on how to file a complaint with the department or other relevant state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entities; and</w:t>
      </w:r>
    </w:p>
    <w:p w:rsidR="00000000" w:rsidDel="00000000" w:rsidP="00000000" w:rsidRDefault="00000000" w:rsidRPr="00000000" w14:paraId="000001C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How to report an adverse health event to the department.</w:t>
      </w:r>
    </w:p>
    <w:p w:rsidR="00000000" w:rsidDel="00000000" w:rsidP="00000000" w:rsidRDefault="00000000" w:rsidRPr="00000000" w14:paraId="000001C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798"/>
        </w:tabs>
        <w:spacing w:after="0" w:before="1" w:line="240" w:lineRule="auto"/>
        <w:ind w:left="358" w:right="252" w:firstLine="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healing center and a registrant of another approved location shall create and maintain a safety and emergency plan which:</w:t>
      </w:r>
    </w:p>
    <w:p w:rsidR="00000000" w:rsidDel="00000000" w:rsidP="00000000" w:rsidRDefault="00000000" w:rsidRPr="00000000" w14:paraId="000001C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518"/>
        </w:tabs>
        <w:spacing w:after="0" w:before="1" w:line="240" w:lineRule="auto"/>
        <w:ind w:left="358" w:right="578"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Identifies procedures for evacuating and relocating patients to a safe location if the approved location becomes unsafe;</w:t>
      </w:r>
    </w:p>
    <w:p w:rsidR="00000000" w:rsidDel="00000000" w:rsidP="00000000" w:rsidRDefault="00000000" w:rsidRPr="00000000" w14:paraId="000001D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358" w:right="568"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Identifies general procedures for emergency response when a patient experiences a medical or other emergency;</w:t>
      </w:r>
    </w:p>
    <w:p w:rsidR="00000000" w:rsidDel="00000000" w:rsidP="00000000" w:rsidRDefault="00000000" w:rsidRPr="00000000" w14:paraId="000001D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517"/>
        </w:tabs>
        <w:spacing w:after="0" w:before="0" w:line="240" w:lineRule="auto"/>
        <w:ind w:left="357" w:right="180"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Identifies procedures for addressing disruptive conduct and patient reactions that do not rise to the level of requiring an emergency response;</w:t>
      </w:r>
    </w:p>
    <w:p w:rsidR="00000000" w:rsidDel="00000000" w:rsidP="00000000" w:rsidRDefault="00000000" w:rsidRPr="00000000" w14:paraId="000001D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517"/>
        </w:tabs>
        <w:spacing w:after="0" w:before="0" w:line="240" w:lineRule="auto"/>
        <w:ind w:left="357" w:right="246" w:firstLine="1439.000000000000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Describes how the healing center will address a situation in which a patient attempts to leave an administration session against medical advice; and</w:t>
      </w:r>
    </w:p>
    <w:p w:rsidR="00000000" w:rsidDel="00000000" w:rsidP="00000000" w:rsidRDefault="00000000" w:rsidRPr="00000000" w14:paraId="000001D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360" w:right="134" w:firstLine="143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Includes procedures to ensure that there are practitioners and facilitators present at all times during an administration session with a minimum of one practitioner and one facilitator for individual patient sessions; and in group administration sessions a minimum of one practitioner for every eight patients and a minimum of one facilitator or qualified student for every two patients. For purposes of the foregoing provision, a student shall be deemed qualified if they are registered with a certified educational program and they have completed at least 50 hours of their practicum. Exception: the department may waive or decrease this ratio if the department determines that the ratio specified presents a barrier for patients and that safety concerns are otherwise alleviated.</w:t>
      </w:r>
    </w:p>
    <w:p w:rsidR="00000000" w:rsidDel="00000000" w:rsidP="00000000" w:rsidRDefault="00000000" w:rsidRPr="00000000" w14:paraId="000001D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360" w:right="309"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healing center and a registrant of another approved location shall provide the emergency and safety plan to all persons who utilize the location.</w:t>
      </w:r>
    </w:p>
    <w:p w:rsidR="00000000" w:rsidDel="00000000" w:rsidP="00000000" w:rsidRDefault="00000000" w:rsidRPr="00000000" w14:paraId="000001D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359" w:right="159" w:firstLine="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the event that any emergency procedure is utilized, the healing center or registrant of another approved location shall, within two business days, submit a report to the department utilizing the electronic system designated by the department, which shall identify whether the procedures of the safety and emergency plan were adhered to, whether there were deviations from the plan, whether the plan did not work as intended in whole or in part, and what if any procedures the healing center or other approved location intends to modify to ensure safety of individuals in the event of future incidents.</w:t>
      </w:r>
    </w:p>
    <w:p w:rsidR="00000000" w:rsidDel="00000000" w:rsidP="00000000" w:rsidRDefault="00000000" w:rsidRPr="00000000" w14:paraId="000001D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59" w:right="59" w:firstLine="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psilocybin products stored at a healing center or other approved location shall be stored within a secure, locked area, which shall be:</w:t>
      </w:r>
    </w:p>
    <w:p w:rsidR="00000000" w:rsidDel="00000000" w:rsidP="00000000" w:rsidRDefault="00000000" w:rsidRPr="00000000" w14:paraId="000001D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359" w:right="293"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area enclosed on all sides with permanent walls and secured with, at a minimum, a properly installed steel door with a steel frame, and utilizing a commercial grade, non-residential lock;</w:t>
      </w:r>
    </w:p>
    <w:p w:rsidR="00000000" w:rsidDel="00000000" w:rsidP="00000000" w:rsidRDefault="00000000" w:rsidRPr="00000000" w14:paraId="000001D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locked safe; or</w:t>
      </w:r>
    </w:p>
    <w:p w:rsidR="00000000" w:rsidDel="00000000" w:rsidP="00000000" w:rsidRDefault="00000000" w:rsidRPr="00000000" w14:paraId="000001D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519"/>
        </w:tabs>
        <w:spacing w:after="0" w:before="0" w:line="229"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secure, locked refrigerator or freezer, for products that require refrigeration.</w:t>
      </w:r>
    </w:p>
    <w:p w:rsidR="00000000" w:rsidDel="00000000" w:rsidP="00000000" w:rsidRDefault="00000000" w:rsidRPr="00000000" w14:paraId="000001D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60" w:right="15"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healing center and a registrant of another approved location shall report any potential adverse health event associated with medical psilocybin services to the department no later than two business days after the healing center becomes aware of, or is otherwise notified of, the event, using the electronic system designated by the department. Healing centers shall maintain records of all adverse health event reports in accordance with these rules. Reports of adverse health events shall include:</w:t>
      </w:r>
    </w:p>
    <w:p w:rsidR="00000000" w:rsidDel="00000000" w:rsidP="00000000" w:rsidRDefault="00000000" w:rsidRPr="00000000" w14:paraId="000001D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520"/>
        </w:tabs>
        <w:spacing w:after="0" w:before="2" w:line="228" w:lineRule="auto"/>
        <w:ind w:left="2520"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Patient record number;</w:t>
      </w:r>
    </w:p>
    <w:p w:rsidR="00000000" w:rsidDel="00000000" w:rsidP="00000000" w:rsidRDefault="00000000" w:rsidRPr="00000000" w14:paraId="000001D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519"/>
        </w:tabs>
        <w:spacing w:after="0" w:before="0" w:line="228"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Unique identification number of the product(s) used;</w:t>
      </w:r>
    </w:p>
    <w:p w:rsidR="00000000" w:rsidDel="00000000" w:rsidP="00000000" w:rsidRDefault="00000000" w:rsidRPr="00000000" w14:paraId="000001D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2519" w:right="0" w:hanging="720"/>
        <w:jc w:val="left"/>
        <w:rPr>
          <w:smallCaps w:val="0"/>
          <w:strike w:val="0"/>
          <w:color w:val="000000"/>
          <w:u w:val="none"/>
          <w:shd w:fill="auto" w:val="clear"/>
          <w:vertAlign w:val="baseline"/>
        </w:rPr>
        <w:sectPr>
          <w:type w:val="nextPage"/>
          <w:pgSz w:h="15840" w:w="12240" w:orient="portrait"/>
          <w:pgMar w:bottom="280" w:top="1360" w:left="1080" w:right="144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challenging psychological, emotional, or behavioral reactions;</w:t>
      </w:r>
    </w:p>
    <w:p w:rsidR="00000000" w:rsidDel="00000000" w:rsidP="00000000" w:rsidRDefault="00000000" w:rsidRPr="00000000" w14:paraId="000001D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519"/>
        </w:tabs>
        <w:spacing w:after="0" w:before="80"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participant reaction requiring medical or therapeutic attention;</w:t>
      </w:r>
    </w:p>
    <w:p w:rsidR="00000000" w:rsidDel="00000000" w:rsidP="00000000" w:rsidRDefault="00000000" w:rsidRPr="00000000" w14:paraId="000001D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519"/>
        </w:tabs>
        <w:spacing w:after="0" w:before="1" w:line="229"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incident requiring emergency response; and</w:t>
      </w:r>
    </w:p>
    <w:p w:rsidR="00000000" w:rsidDel="00000000" w:rsidP="00000000" w:rsidRDefault="00000000" w:rsidRPr="00000000" w14:paraId="000001E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410" w:right="2348" w:firstLine="138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other incident which has a negative impact on a patient. [7.35.3.20 NMAC, xx/xx/2026]</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2">
      <w:pPr>
        <w:pStyle w:val="Heading1"/>
        <w:numPr>
          <w:ilvl w:val="3"/>
          <w:numId w:val="11"/>
        </w:numPr>
        <w:tabs>
          <w:tab w:val="left" w:leader="none" w:pos="1799"/>
        </w:tabs>
        <w:spacing w:after="0" w:before="0" w:line="240" w:lineRule="auto"/>
        <w:ind w:left="359" w:right="59" w:firstLine="0"/>
        <w:jc w:val="left"/>
        <w:rPr/>
      </w:pPr>
      <w:r w:rsidDel="00000000" w:rsidR="00000000" w:rsidRPr="00000000">
        <w:rPr>
          <w:rtl w:val="0"/>
        </w:rPr>
        <w:t xml:space="preserve">DEPARTMENT EVALUATION AND ASSESSMENT OF PSILOCYBIN EDUCATIONAL PROGRAMS, HEALING CENTERS, AND OTHER APPROVED LOCATIONS:</w:t>
      </w:r>
    </w:p>
    <w:p w:rsidR="00000000" w:rsidDel="00000000" w:rsidP="00000000" w:rsidRDefault="00000000" w:rsidRPr="00000000" w14:paraId="000001E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799"/>
        </w:tabs>
        <w:spacing w:after="0" w:before="1" w:line="240" w:lineRule="auto"/>
        <w:ind w:left="359" w:right="36" w:firstLine="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Authority to conduct assessments: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department or its designee may conduct remote or on‑site assessments of a psilocybin education program, healing center or other approved location, with or without prior notice, during normal business hours, for the purpose of determining compliance with the Medical Psilocybin Act and this rule. In conducting assessments, the department may review documentation, inspect premises and equipment, and interview staff and patients. Exception: except in emergency circumstances, the department or its designee shall not conduct an on-site assessment during a patient session or at a patient’s home without prior written consent from the patient(s).</w:t>
      </w:r>
    </w:p>
    <w:p w:rsidR="00000000" w:rsidDel="00000000" w:rsidP="00000000" w:rsidRDefault="00000000" w:rsidRPr="00000000" w14:paraId="000001E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59" w:right="85" w:firstLine="71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Curriculum implementation review: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Educational program assessments may include review and observation of the current curriculum, instructional delivery, and related educational activities to determine whether the curriculum is being implemented with fidelity and in accordance with department requirements.</w:t>
      </w:r>
    </w:p>
    <w:p w:rsidR="00000000" w:rsidDel="00000000" w:rsidP="00000000" w:rsidRDefault="00000000" w:rsidRPr="00000000" w14:paraId="000001E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59" w:right="397" w:firstLine="71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Record retention review: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Assessments shall include a review of the certificant or certificant-applicant record retention plan and verification that the plan is being followed in accordance with all applicable requirements.</w:t>
      </w:r>
    </w:p>
    <w:p w:rsidR="00000000" w:rsidDel="00000000" w:rsidP="00000000" w:rsidRDefault="00000000" w:rsidRPr="00000000" w14:paraId="000001E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59" w:right="78" w:firstLine="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Additional documentation: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department may require any additional documentation it deems reasonably necessary to verify compliance with the Medical Psilocybin Act, this rule, or any other applicable law or regulation. A psilocybin educational program, healing center, or other approved location shall provide requested documentation within the timeframe specified by the department.</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[7.35.3.21 NMAC - N, xx/xx/2026]</w:t>
      </w:r>
    </w:p>
    <w:p w:rsidR="00000000" w:rsidDel="00000000" w:rsidP="00000000" w:rsidRDefault="00000000" w:rsidRPr="00000000" w14:paraId="000001E8">
      <w:pPr>
        <w:pStyle w:val="Heading1"/>
        <w:numPr>
          <w:ilvl w:val="3"/>
          <w:numId w:val="11"/>
        </w:numPr>
        <w:tabs>
          <w:tab w:val="left" w:leader="none" w:pos="1799"/>
        </w:tabs>
        <w:spacing w:after="0" w:before="229" w:line="240" w:lineRule="auto"/>
        <w:ind w:left="1799" w:right="0" w:hanging="1440"/>
        <w:jc w:val="left"/>
        <w:rPr/>
      </w:pPr>
      <w:r w:rsidDel="00000000" w:rsidR="00000000" w:rsidRPr="00000000">
        <w:rPr>
          <w:rtl w:val="0"/>
        </w:rPr>
        <w:t xml:space="preserve">PROHIBITIONS AND LIMITATIONS FOR QUALIFIED PATIENTS AND</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8.00000000000006"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CERTIFICANTS: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Participation in the medical psilocybin program by a qualified patient or certificant does not relieve the qualified patient or certificant from criminal prosecution or civil penalties for:</w:t>
      </w:r>
    </w:p>
    <w:p w:rsidR="00000000" w:rsidDel="00000000" w:rsidP="00000000" w:rsidRDefault="00000000" w:rsidRPr="00000000" w14:paraId="000001EA">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tabs>
          <w:tab w:val="left" w:leader="none" w:pos="1799"/>
        </w:tabs>
        <w:spacing w:after="0" w:before="160" w:line="240" w:lineRule="auto"/>
        <w:ind w:left="359" w:right="309"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Consumption of psilocybin outside an administration session conducted in accordance with the requirements of this rule;</w:t>
      </w:r>
    </w:p>
    <w:p w:rsidR="00000000" w:rsidDel="00000000" w:rsidP="00000000" w:rsidRDefault="00000000" w:rsidRPr="00000000" w14:paraId="000001EB">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tabs>
          <w:tab w:val="left" w:leader="none" w:pos="1799"/>
        </w:tabs>
        <w:spacing w:after="0" w:before="1" w:line="240" w:lineRule="auto"/>
        <w:ind w:left="179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Unlawful distribution, transfer, or use of psilocybin;</w:t>
      </w:r>
    </w:p>
    <w:p w:rsidR="00000000" w:rsidDel="00000000" w:rsidP="00000000" w:rsidRDefault="00000000" w:rsidRPr="00000000" w14:paraId="000001EC">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tabs>
          <w:tab w:val="left" w:leader="none" w:pos="1799"/>
        </w:tabs>
        <w:spacing w:after="0" w:before="0" w:line="229" w:lineRule="auto"/>
        <w:ind w:left="179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Operation of a vehicle while under the influence of psilocybin;</w:t>
      </w:r>
    </w:p>
    <w:p w:rsidR="00000000" w:rsidDel="00000000" w:rsidP="00000000" w:rsidRDefault="00000000" w:rsidRPr="00000000" w14:paraId="000001ED">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59" w:right="114"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Transport of psilocybin outside of New Mexico, or transport of psilocybin from another state into New Mexico;</w:t>
      </w:r>
    </w:p>
    <w:p w:rsidR="00000000" w:rsidDel="00000000" w:rsidP="00000000" w:rsidRDefault="00000000" w:rsidRPr="00000000" w14:paraId="000001EE">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59" w:right="150"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Fraudulent representation to a law enforcement officer regarding the person’s participation in the program; or</w:t>
      </w:r>
    </w:p>
    <w:p w:rsidR="00000000" w:rsidDel="00000000" w:rsidP="00000000" w:rsidRDefault="00000000" w:rsidRPr="00000000" w14:paraId="000001EF">
      <w:pPr>
        <w:keepNext w:val="0"/>
        <w:keepLines w:val="0"/>
        <w:pageBreakBefore w:val="0"/>
        <w:widowControl w:val="0"/>
        <w:numPr>
          <w:ilvl w:val="4"/>
          <w:numId w:val="11"/>
        </w:numPr>
        <w:pBdr>
          <w:top w:space="0" w:sz="0" w:val="nil"/>
          <w:left w:space="0" w:sz="0" w:val="nil"/>
          <w:bottom w:space="0" w:sz="0" w:val="nil"/>
          <w:right w:space="0" w:sz="0" w:val="nil"/>
          <w:between w:space="0" w:sz="0" w:val="nil"/>
        </w:pBdr>
        <w:shd w:fill="auto" w:val="clear"/>
        <w:tabs>
          <w:tab w:val="left" w:leader="none" w:pos="1799"/>
        </w:tabs>
        <w:spacing w:after="0" w:before="1" w:line="240" w:lineRule="auto"/>
        <w:ind w:left="359" w:right="1813" w:firstLine="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other activity not authorized by this rule or the Medical Psilocybin Act. [7.35.3.22 NMAC, xx/xx/2026]</w:t>
      </w:r>
    </w:p>
    <w:p w:rsidR="00000000" w:rsidDel="00000000" w:rsidP="00000000" w:rsidRDefault="00000000" w:rsidRPr="00000000" w14:paraId="000001F0">
      <w:pPr>
        <w:pStyle w:val="Heading1"/>
        <w:tabs>
          <w:tab w:val="left" w:leader="none" w:pos="1799"/>
        </w:tabs>
        <w:spacing w:before="229" w:lineRule="auto"/>
        <w:ind w:left="359" w:firstLine="0"/>
        <w:rPr/>
      </w:pPr>
      <w:r w:rsidDel="00000000" w:rsidR="00000000" w:rsidRPr="00000000">
        <w:rPr>
          <w:rtl w:val="0"/>
        </w:rPr>
        <w:t xml:space="preserve">7.34.3.23</w:t>
        <w:tab/>
        <w:t xml:space="preserve">PROHIBITION AGAINST DUAL OWNERSHIP IN CERTIFICANT AND PERMITTEE: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certificant or a person who holds an ownership interest in a certificant shall not hold an ownership interest in a permittee.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[7.35.3.23 NMAC, xx/xx/2026]</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9"/>
        </w:tabs>
        <w:spacing w:after="0" w:before="228" w:line="240" w:lineRule="auto"/>
        <w:ind w:left="359" w:right="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7.35.3.24</w:t>
        <w:tab/>
        <w:t xml:space="preserve">COMPLAINTS TO THE DEPARTMENT: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qualified patient or certificant may submit a complaint to the department regarding a certificant in the medical psilocybin program, or regarding any activity or concern related to the medical psilocybin program. The complaint should be in writing, addressed to the medical psilocybin program, and submitted by U.S. certified mail or through the electronic system designated by the department electronic system. The department may request additional information for purposes of its own inquiry. A complaint shall include the name and contact information for the complainant; and a statement of the nature of the complaint and any individuals who may be involved. The department may, within its discretion, choose to conduct a subsequent inquiry, and may request additional information from the complainant for this purpose.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1360" w:left="1080" w:right="144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[7.35.3.24 NMAC, xx/xx/2026]</w:t>
      </w:r>
    </w:p>
    <w:p w:rsidR="00000000" w:rsidDel="00000000" w:rsidP="00000000" w:rsidRDefault="00000000" w:rsidRPr="00000000" w14:paraId="000001F5">
      <w:pPr>
        <w:pStyle w:val="Heading1"/>
        <w:tabs>
          <w:tab w:val="left" w:leader="none" w:pos="1799"/>
        </w:tabs>
        <w:spacing w:before="80" w:lineRule="auto"/>
        <w:ind w:firstLine="360"/>
        <w:rPr/>
      </w:pPr>
      <w:r w:rsidDel="00000000" w:rsidR="00000000" w:rsidRPr="00000000">
        <w:rPr>
          <w:rtl w:val="0"/>
        </w:rPr>
        <w:t xml:space="preserve">7.34.3.25</w:t>
        <w:tab/>
        <w:t xml:space="preserve">INFORMAL ADMINISTRATIVE REVIEW OF DENIED PATIENT APPLICATIONS:</w:t>
      </w:r>
    </w:p>
    <w:p w:rsidR="00000000" w:rsidDel="00000000" w:rsidP="00000000" w:rsidRDefault="00000000" w:rsidRPr="00000000" w14:paraId="000001F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799"/>
        </w:tabs>
        <w:spacing w:after="0" w:before="1" w:line="240" w:lineRule="auto"/>
        <w:ind w:left="360" w:right="248"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Administrative review: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applicant for patient enrollment whose application has been denied may request an informal administrative review from the department.</w:t>
      </w:r>
    </w:p>
    <w:p w:rsidR="00000000" w:rsidDel="00000000" w:rsidP="00000000" w:rsidRDefault="00000000" w:rsidRPr="00000000" w14:paraId="000001F7">
      <w:pPr>
        <w:pStyle w:val="Heading2"/>
        <w:numPr>
          <w:ilvl w:val="0"/>
          <w:numId w:val="9"/>
        </w:numPr>
        <w:tabs>
          <w:tab w:val="left" w:leader="none" w:pos="1800"/>
        </w:tabs>
        <w:spacing w:after="0" w:before="0" w:line="229" w:lineRule="auto"/>
        <w:ind w:left="1800" w:right="0" w:hanging="720"/>
        <w:jc w:val="left"/>
        <w:rPr/>
      </w:pPr>
      <w:r w:rsidDel="00000000" w:rsidR="00000000" w:rsidRPr="00000000">
        <w:rPr>
          <w:rtl w:val="0"/>
        </w:rPr>
        <w:t xml:space="preserve">Procedure for requesting informal administrative review:</w:t>
      </w:r>
    </w:p>
    <w:p w:rsidR="00000000" w:rsidDel="00000000" w:rsidP="00000000" w:rsidRDefault="00000000" w:rsidRPr="00000000" w14:paraId="000001F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359" w:right="285"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applicant given notice of an application denial, and a patient whose enrollment has been immediately suspended, may submit a request for an administrative review through the electronic system designated by the department or mail a written request to the department. To be effective, the request shall:</w:t>
      </w:r>
    </w:p>
    <w:p w:rsidR="00000000" w:rsidDel="00000000" w:rsidP="00000000" w:rsidRDefault="00000000" w:rsidRPr="00000000" w14:paraId="000001F9">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3239"/>
        </w:tabs>
        <w:spacing w:after="0" w:before="2" w:line="240" w:lineRule="auto"/>
        <w:ind w:left="359" w:right="434" w:firstLine="21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 made within 30 calendar days, as determined from the date of the denial notice issued by the department;</w:t>
      </w:r>
    </w:p>
    <w:p w:rsidR="00000000" w:rsidDel="00000000" w:rsidP="00000000" w:rsidRDefault="00000000" w:rsidRPr="00000000" w14:paraId="000001F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3239"/>
        </w:tabs>
        <w:spacing w:after="0" w:before="0" w:line="229" w:lineRule="auto"/>
        <w:ind w:left="323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State the requestor’s name, address, and telephone number;</w:t>
      </w:r>
    </w:p>
    <w:p w:rsidR="00000000" w:rsidDel="00000000" w:rsidP="00000000" w:rsidRDefault="00000000" w:rsidRPr="00000000" w14:paraId="000001FB">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3239"/>
        </w:tabs>
        <w:spacing w:after="0" w:before="0" w:line="240" w:lineRule="auto"/>
        <w:ind w:left="359" w:right="72" w:firstLine="21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 a brief narrative rebutting the circumstances of the application denial or demonstrate that the issues which resulted in the denial have been resolved, and</w:t>
      </w:r>
    </w:p>
    <w:p w:rsidR="00000000" w:rsidDel="00000000" w:rsidP="00000000" w:rsidRDefault="00000000" w:rsidRPr="00000000" w14:paraId="000001FC">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3238"/>
        </w:tabs>
        <w:spacing w:after="0" w:before="1" w:line="240" w:lineRule="auto"/>
        <w:ind w:left="358" w:right="9" w:firstLine="21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applicable, provide supplemental documentation from the applicant’s clinician supporting the medical condition as eligible for the program.</w:t>
      </w:r>
    </w:p>
    <w:p w:rsidR="00000000" w:rsidDel="00000000" w:rsidP="00000000" w:rsidRDefault="00000000" w:rsidRPr="00000000" w14:paraId="000001F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358" w:right="628"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the applicant wishes to submit additional documentation for consideration, such additional documentation must be included with the request for an administrative review.</w:t>
      </w:r>
    </w:p>
    <w:p w:rsidR="00000000" w:rsidDel="00000000" w:rsidP="00000000" w:rsidRDefault="00000000" w:rsidRPr="00000000" w14:paraId="000001F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358" w:right="144"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request for administrative review shall not operate to stay or modify the time required for a denied patient applicant to request a formal appeal of the denial pursuant to this rule.</w:t>
      </w:r>
    </w:p>
    <w:p w:rsidR="00000000" w:rsidDel="00000000" w:rsidP="00000000" w:rsidRDefault="00000000" w:rsidRPr="00000000" w14:paraId="000001F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798"/>
        </w:tabs>
        <w:spacing w:after="0" w:before="1" w:line="240" w:lineRule="auto"/>
        <w:ind w:left="358" w:right="252"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Administrative review proceeding: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administrative review proceeding shall be a closed proceeding that is limited to an administrative review of application materials and documents offered to verify eligibility. The administrative review proceeding is not an adjudicatory hearing, and an individual whose initial application for a registry identification number has been denied shall not be entitled to an adjudicatory hearing to contest the denial. The administrative review shall be conducted by the administrative review committee. In cases where the administrative review committee finds the need for additional or clarifying information, the review committee shall request that the applicant supply such additional information within the time set forth in the committee’s request.</w:t>
      </w:r>
    </w:p>
    <w:p w:rsidR="00000000" w:rsidDel="00000000" w:rsidP="00000000" w:rsidRDefault="00000000" w:rsidRPr="00000000" w14:paraId="00000200">
      <w:pPr>
        <w:pStyle w:val="Heading2"/>
        <w:numPr>
          <w:ilvl w:val="0"/>
          <w:numId w:val="9"/>
        </w:numPr>
        <w:tabs>
          <w:tab w:val="left" w:leader="none" w:pos="1798"/>
        </w:tabs>
        <w:spacing w:after="0" w:before="0" w:line="229" w:lineRule="auto"/>
        <w:ind w:left="1798" w:right="0" w:hanging="720"/>
        <w:jc w:val="left"/>
        <w:rPr/>
      </w:pPr>
      <w:r w:rsidDel="00000000" w:rsidR="00000000" w:rsidRPr="00000000">
        <w:rPr>
          <w:rtl w:val="0"/>
        </w:rPr>
        <w:t xml:space="preserve">Final determination:</w:t>
      </w:r>
    </w:p>
    <w:p w:rsidR="00000000" w:rsidDel="00000000" w:rsidP="00000000" w:rsidRDefault="00000000" w:rsidRPr="00000000" w14:paraId="0000020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358" w:right="388"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Content and timeline: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administrative review shall be completed, and a decision setting forth the reasons for the decision and the evidence upon which the decision is based, no later than 15 calendar days from the date that the program receives the written request for a record review.</w:t>
      </w:r>
    </w:p>
    <w:p w:rsidR="00000000" w:rsidDel="00000000" w:rsidP="00000000" w:rsidRDefault="00000000" w:rsidRPr="00000000" w14:paraId="0000020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518"/>
        </w:tabs>
        <w:spacing w:after="0" w:before="2" w:line="240" w:lineRule="auto"/>
        <w:ind w:left="358" w:right="228" w:firstLine="1438.99999999999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Effect: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decision of the administrative review committee is the final decision of the informal administrative review proceeding.</w:t>
      </w:r>
    </w:p>
    <w:p w:rsidR="00000000" w:rsidDel="00000000" w:rsidP="00000000" w:rsidRDefault="00000000" w:rsidRPr="00000000" w14:paraId="0000020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358" w:right="284"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Notice: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copy of the decision shall be issued to the applicant via certified U.S. postal mail and posted within the electronic system designated by the department.</w:t>
      </w:r>
    </w:p>
    <w:p w:rsidR="00000000" w:rsidDel="00000000" w:rsidP="00000000" w:rsidRDefault="00000000" w:rsidRPr="00000000" w14:paraId="0000020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798"/>
        </w:tabs>
        <w:spacing w:after="0" w:before="0" w:line="240" w:lineRule="auto"/>
        <w:ind w:left="358" w:right="265" w:firstLine="719"/>
        <w:jc w:val="left"/>
        <w:rPr>
          <w:smallCaps w:val="0"/>
          <w:strike w:val="0"/>
          <w:color w:val="000000"/>
          <w:u w:val="none"/>
          <w:shd w:fill="auto" w:val="clear"/>
          <w:vertAlign w:val="baseline"/>
        </w:rPr>
      </w:pPr>
      <w:sdt>
        <w:sdtPr>
          <w:id w:val="-1682213166"/>
          <w:tag w:val="goog_rdk_177"/>
        </w:sdtPr>
        <w:sdtContent>
          <w:commentRangeStart w:id="26"/>
        </w:sdtContent>
      </w:sdt>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Judicial review: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Except as otherwise provided by law, there shall be no right to judicial review of a decision by the administrative review committee.</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[7.35.3.25 NMAC, xx/xx/2026]</w:t>
      </w:r>
    </w:p>
    <w:p w:rsidR="00000000" w:rsidDel="00000000" w:rsidP="00000000" w:rsidRDefault="00000000" w:rsidRPr="00000000" w14:paraId="00000206">
      <w:pPr>
        <w:pStyle w:val="Heading1"/>
        <w:numPr>
          <w:ilvl w:val="3"/>
          <w:numId w:val="1"/>
        </w:numPr>
        <w:tabs>
          <w:tab w:val="left" w:leader="none" w:pos="1798"/>
        </w:tabs>
        <w:spacing w:after="0" w:before="229" w:line="240" w:lineRule="auto"/>
        <w:ind w:left="1798" w:right="0" w:hanging="1440"/>
        <w:jc w:val="left"/>
        <w:rPr/>
      </w:pPr>
      <w:r w:rsidDel="00000000" w:rsidR="00000000" w:rsidRPr="00000000">
        <w:rPr>
          <w:rtl w:val="0"/>
        </w:rPr>
        <w:t xml:space="preserve">VOLUNTARY WITHDRAWAL FROM ENROLLMENT OR RELINQUISHMENT OF</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CERTIFICATION: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qualified patient may voluntarily withdraw from enrollment in the medical psilocybin program, and a practitioner, certifying clinician, facilitator, healing center or other approved location, or educational program may voluntarily relinquish its certification, at any time, by submitting written notice to the department.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 w:right="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Upon receipt of such notice, the department shall terminate the enrollment or certification, which shall be effective on the date that the notice is received by the department.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[7.35.3.26 NMAC, xx/xx/2026]</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B">
      <w:pPr>
        <w:pStyle w:val="Heading1"/>
        <w:numPr>
          <w:ilvl w:val="3"/>
          <w:numId w:val="1"/>
        </w:numPr>
        <w:tabs>
          <w:tab w:val="left" w:leader="none" w:pos="1798"/>
        </w:tabs>
        <w:spacing w:after="0" w:before="0" w:line="240" w:lineRule="auto"/>
        <w:ind w:left="358" w:right="441" w:firstLine="0"/>
        <w:jc w:val="left"/>
        <w:rPr/>
      </w:pPr>
      <w:r w:rsidDel="00000000" w:rsidR="00000000" w:rsidRPr="00000000">
        <w:rPr>
          <w:rtl w:val="0"/>
        </w:rPr>
        <w:t xml:space="preserve">DISCIPLINARY ACTIONS AND APPEAL PROCESS FOR ENROLLED PATIENTS, PATIENT-APPLICANTS, CERTIFICANTS, AND APPLICANTS FOR CERTIFICATION:</w:t>
      </w:r>
    </w:p>
    <w:p w:rsidR="00000000" w:rsidDel="00000000" w:rsidP="00000000" w:rsidRDefault="00000000" w:rsidRPr="00000000" w14:paraId="0000020C">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798"/>
        </w:tabs>
        <w:spacing w:after="0" w:before="0" w:line="240" w:lineRule="auto"/>
        <w:ind w:left="358" w:right="23" w:firstLine="719"/>
        <w:jc w:val="left"/>
        <w:rPr>
          <w:smallCaps w:val="0"/>
          <w:strike w:val="0"/>
          <w:color w:val="000000"/>
          <w:u w:val="none"/>
          <w:shd w:fill="auto" w:val="clear"/>
          <w:vertAlign w:val="baseline"/>
        </w:rPr>
        <w:sectPr>
          <w:type w:val="nextPage"/>
          <w:pgSz w:h="15840" w:w="12240" w:orient="portrait"/>
          <w:pgMar w:bottom="280" w:top="1360" w:left="1080" w:right="1440"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Notices of disciplinary action; grounds for disciplinary action: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department may issue a notice of contemplated action to deny, suspend, or revoke, or take other disciplinary action regarding a patient’s enrollment as a qualified patient in the medical psilocybin program, and may deny, suspend, revoke, or take other disciplinary action regarding the certification of a practitioner, certifying clinician, facilitator, healing center or other approved location, or an educational program. The department may also immediately suspend enrollment or certification if the department determines that such action is necessary to protect the health or safety of a patient or the general public. Notice shall be served via certified U.S. postal mail. A notice shall be deemed to have been</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served on the date borne by the certified mail return receipt showing delivery or the last attempted delivery, or the refusal of the addressee to accept delivery, at their address of record with the program.</w:t>
      </w:r>
    </w:p>
    <w:p w:rsidR="00000000" w:rsidDel="00000000" w:rsidP="00000000" w:rsidRDefault="00000000" w:rsidRPr="00000000" w14:paraId="0000020E">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799"/>
        </w:tabs>
        <w:spacing w:after="0" w:before="0" w:line="229" w:lineRule="auto"/>
        <w:ind w:left="179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Grounds for disciplinary action: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Disciplinary action may be imposed based on:</w:t>
      </w:r>
    </w:p>
    <w:p w:rsidR="00000000" w:rsidDel="00000000" w:rsidP="00000000" w:rsidRDefault="00000000" w:rsidRPr="00000000" w14:paraId="0000020F">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9"/>
        </w:tabs>
        <w:spacing w:after="0" w:before="1"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violation of, or failure to comply with, any provision of this rule or the Medical</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Psilocybin Act;</w:t>
      </w:r>
    </w:p>
    <w:p w:rsidR="00000000" w:rsidDel="00000000" w:rsidP="00000000" w:rsidRDefault="00000000" w:rsidRPr="00000000" w14:paraId="00000211">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9"/>
        </w:tabs>
        <w:spacing w:after="0" w:before="1"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threatening or harming a patient, practitioner, clinician, facilitator, or an employee of a</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producer, a laboratory, an educational program, a healing center or other approved location, or the department;</w:t>
      </w:r>
    </w:p>
    <w:p w:rsidR="00000000" w:rsidDel="00000000" w:rsidP="00000000" w:rsidRDefault="00000000" w:rsidRPr="00000000" w14:paraId="00000213">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8"/>
        </w:tabs>
        <w:spacing w:after="0" w:before="1" w:line="240" w:lineRule="auto"/>
        <w:ind w:left="358" w:right="527"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intentionally destroying, damaging, altering, removing, or concealing evidence of a violation of rule or statute; attempting to do so; or asking or encouraging another person to do so;</w:t>
      </w:r>
    </w:p>
    <w:p w:rsidR="00000000" w:rsidDel="00000000" w:rsidP="00000000" w:rsidRDefault="00000000" w:rsidRPr="00000000" w14:paraId="00000214">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8"/>
        </w:tabs>
        <w:spacing w:after="0" w:before="0" w:line="229"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conduct that shows willful or reckless disregard for health or safety;</w:t>
      </w:r>
    </w:p>
    <w:p w:rsidR="00000000" w:rsidDel="00000000" w:rsidP="00000000" w:rsidRDefault="00000000" w:rsidRPr="00000000" w14:paraId="00000215">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falsification or misrepresentation of any material or information submitted to the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department;</w:t>
      </w:r>
    </w:p>
    <w:p w:rsidR="00000000" w:rsidDel="00000000" w:rsidP="00000000" w:rsidRDefault="00000000" w:rsidRPr="00000000" w14:paraId="00000217">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7"/>
        </w:tabs>
        <w:spacing w:after="0" w:before="0" w:line="240" w:lineRule="auto"/>
        <w:ind w:left="2517" w:right="0" w:hanging="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failure to adhere to any attestation, acknowledgement, verification, or other</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9" w:lineRule="auto"/>
        <w:ind w:left="35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representation made to the department;</w:t>
      </w:r>
    </w:p>
    <w:p w:rsidR="00000000" w:rsidDel="00000000" w:rsidP="00000000" w:rsidRDefault="00000000" w:rsidRPr="00000000" w14:paraId="00000219">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7"/>
        </w:tabs>
        <w:spacing w:after="0" w:before="0" w:line="229" w:lineRule="auto"/>
        <w:ind w:left="2517"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failure to submit or disclose information required by this rule or otherwise requested by</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department;</w:t>
      </w:r>
    </w:p>
    <w:p w:rsidR="00000000" w:rsidDel="00000000" w:rsidP="00000000" w:rsidRDefault="00000000" w:rsidRPr="00000000" w14:paraId="0000021B">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7"/>
        </w:tabs>
        <w:spacing w:after="0" w:before="1" w:line="240" w:lineRule="auto"/>
        <w:ind w:left="2517"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certifying clinicians and practitioners: any determination by the individual’s licensing</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body that the clinician has engaged in unprofessional or dishonorable conduct;</w:t>
      </w:r>
    </w:p>
    <w:p w:rsidR="00000000" w:rsidDel="00000000" w:rsidP="00000000" w:rsidRDefault="00000000" w:rsidRPr="00000000" w14:paraId="0000021D">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7"/>
        </w:tabs>
        <w:spacing w:after="0" w:before="1" w:line="240" w:lineRule="auto"/>
        <w:ind w:left="2517"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certifying clinicians, practitioners, and facilitators: registration in any jurisdiction as a</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5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sex offender.</w:t>
      </w:r>
    </w:p>
    <w:p w:rsidR="00000000" w:rsidDel="00000000" w:rsidP="00000000" w:rsidRDefault="00000000" w:rsidRPr="00000000" w14:paraId="0000021F">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797"/>
        </w:tabs>
        <w:spacing w:after="0" w:before="0" w:line="240" w:lineRule="auto"/>
        <w:ind w:left="357" w:right="104"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Persons who may request a hearing: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following persons may request a hearing to contest an action or proposed action of the department, in accordance with this rule:</w:t>
      </w:r>
    </w:p>
    <w:p w:rsidR="00000000" w:rsidDel="00000000" w:rsidP="00000000" w:rsidRDefault="00000000" w:rsidRPr="00000000" w14:paraId="00000220">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7"/>
        </w:tabs>
        <w:spacing w:after="0" w:before="0" w:line="240" w:lineRule="auto"/>
        <w:ind w:left="2517"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certified patient;</w:t>
      </w:r>
    </w:p>
    <w:p w:rsidR="00000000" w:rsidDel="00000000" w:rsidP="00000000" w:rsidRDefault="00000000" w:rsidRPr="00000000" w14:paraId="00000221">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6"/>
        </w:tabs>
        <w:spacing w:after="0" w:before="1" w:line="240" w:lineRule="auto"/>
        <w:ind w:left="2516"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certified practitioner;</w:t>
      </w:r>
    </w:p>
    <w:p w:rsidR="00000000" w:rsidDel="00000000" w:rsidP="00000000" w:rsidRDefault="00000000" w:rsidRPr="00000000" w14:paraId="00000222">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6"/>
        </w:tabs>
        <w:spacing w:after="0" w:before="0" w:line="229" w:lineRule="auto"/>
        <w:ind w:left="2516"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certifying clinician who was certified by the department;</w:t>
      </w:r>
    </w:p>
    <w:p w:rsidR="00000000" w:rsidDel="00000000" w:rsidP="00000000" w:rsidRDefault="00000000" w:rsidRPr="00000000" w14:paraId="00000223">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6"/>
        </w:tabs>
        <w:spacing w:after="0" w:before="0" w:line="229" w:lineRule="auto"/>
        <w:ind w:left="2516"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certified facilitator;</w:t>
      </w:r>
    </w:p>
    <w:p w:rsidR="00000000" w:rsidDel="00000000" w:rsidP="00000000" w:rsidRDefault="00000000" w:rsidRPr="00000000" w14:paraId="00000224">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6"/>
        </w:tabs>
        <w:spacing w:after="0" w:before="1" w:line="240" w:lineRule="auto"/>
        <w:ind w:left="2516"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certified healing center or other approved location;</w:t>
      </w:r>
    </w:p>
    <w:p w:rsidR="00000000" w:rsidDel="00000000" w:rsidP="00000000" w:rsidRDefault="00000000" w:rsidRPr="00000000" w14:paraId="00000225">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6"/>
        </w:tabs>
        <w:spacing w:after="0" w:before="0" w:line="240" w:lineRule="auto"/>
        <w:ind w:left="2516"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certified educational program; and</w:t>
      </w:r>
    </w:p>
    <w:p w:rsidR="00000000" w:rsidDel="00000000" w:rsidP="00000000" w:rsidRDefault="00000000" w:rsidRPr="00000000" w14:paraId="00000226">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5"/>
        </w:tabs>
        <w:spacing w:after="0" w:before="1" w:line="240" w:lineRule="auto"/>
        <w:ind w:left="355" w:right="62"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applicant for enrollment or certification as any of the foregoing, whose application is denied for any reason other than failure to submit a completed application or failure to meet a submittal requirement of this rule.</w:t>
      </w:r>
    </w:p>
    <w:p w:rsidR="00000000" w:rsidDel="00000000" w:rsidP="00000000" w:rsidRDefault="00000000" w:rsidRPr="00000000" w14:paraId="00000227">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795"/>
        </w:tabs>
        <w:spacing w:after="0" w:before="0" w:line="240" w:lineRule="auto"/>
        <w:ind w:left="355" w:right="29"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Timing and content of request for hearing: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person who has received a notice of contemplated action to impose a disciplinary action or a notice of immediate disciplinary action pursuant to this section who wishes to request a hearing (hereafter, “the appellant”) may do so by mailing a written request for hearing no later than 30 calendar days from the date that the notice of contemplated action is received. The request shall:</w:t>
      </w:r>
    </w:p>
    <w:p w:rsidR="00000000" w:rsidDel="00000000" w:rsidP="00000000" w:rsidRDefault="00000000" w:rsidRPr="00000000" w14:paraId="00000228">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5"/>
        </w:tabs>
        <w:spacing w:after="0" w:before="1" w:line="240" w:lineRule="auto"/>
        <w:ind w:left="2515"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 properly addressed to the medical psilocybin program;</w:t>
      </w:r>
    </w:p>
    <w:p w:rsidR="00000000" w:rsidDel="00000000" w:rsidP="00000000" w:rsidRDefault="00000000" w:rsidRPr="00000000" w14:paraId="00000229">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5"/>
        </w:tabs>
        <w:spacing w:after="0" w:before="0" w:line="240" w:lineRule="auto"/>
        <w:ind w:left="355" w:right="87"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 mailed to the medical psilocybin program via certified U.S. postal mail (return receipt requested, to verify delivery);</w:t>
      </w:r>
    </w:p>
    <w:p w:rsidR="00000000" w:rsidDel="00000000" w:rsidP="00000000" w:rsidRDefault="00000000" w:rsidRPr="00000000" w14:paraId="0000022A">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5"/>
        </w:tabs>
        <w:spacing w:after="0" w:before="0" w:line="229" w:lineRule="auto"/>
        <w:ind w:left="2515"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state the requestor’s name, address, and telephone number; and</w:t>
      </w:r>
    </w:p>
    <w:p w:rsidR="00000000" w:rsidDel="00000000" w:rsidP="00000000" w:rsidRDefault="00000000" w:rsidRPr="00000000" w14:paraId="0000022B">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5"/>
        </w:tabs>
        <w:spacing w:after="0" w:before="1" w:line="240" w:lineRule="auto"/>
        <w:ind w:left="2515"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include a statement of the issue(s) that the requestor considers relevant to the review of</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action.</w:t>
      </w:r>
    </w:p>
    <w:p w:rsidR="00000000" w:rsidDel="00000000" w:rsidP="00000000" w:rsidRDefault="00000000" w:rsidRPr="00000000" w14:paraId="0000022D">
      <w:pPr>
        <w:pStyle w:val="Heading2"/>
        <w:numPr>
          <w:ilvl w:val="4"/>
          <w:numId w:val="1"/>
        </w:numPr>
        <w:tabs>
          <w:tab w:val="left" w:leader="none" w:pos="1795"/>
        </w:tabs>
        <w:spacing w:after="0" w:before="1" w:line="229" w:lineRule="auto"/>
        <w:ind w:left="1795" w:right="0" w:hanging="720"/>
        <w:jc w:val="left"/>
        <w:rPr/>
      </w:pPr>
      <w:r w:rsidDel="00000000" w:rsidR="00000000" w:rsidRPr="00000000">
        <w:rPr>
          <w:rtl w:val="0"/>
        </w:rPr>
        <w:t xml:space="preserve">Hearing process:</w:t>
      </w:r>
    </w:p>
    <w:p w:rsidR="00000000" w:rsidDel="00000000" w:rsidP="00000000" w:rsidRDefault="00000000" w:rsidRPr="00000000" w14:paraId="0000022E">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5"/>
        </w:tabs>
        <w:spacing w:after="0" w:before="0" w:line="240" w:lineRule="auto"/>
        <w:ind w:left="355" w:right="764"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hearings held pursuant to this section shall be conducted by a hearing officer appointed by the secretary.</w:t>
      </w:r>
    </w:p>
    <w:p w:rsidR="00000000" w:rsidDel="00000000" w:rsidP="00000000" w:rsidRDefault="00000000" w:rsidRPr="00000000" w14:paraId="0000022F">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5"/>
        </w:tabs>
        <w:spacing w:after="0" w:before="0" w:line="240" w:lineRule="auto"/>
        <w:ind w:left="355" w:right="296"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Hearings shall be conducted in Santa Fe, NM, provided that, if the appellant is located more than 100 miles from Santa Fe, NM, or if the parties otherwise consent, the hearing may be conducted via telephone or via web video conference;</w:t>
      </w:r>
    </w:p>
    <w:p w:rsidR="00000000" w:rsidDel="00000000" w:rsidP="00000000" w:rsidRDefault="00000000" w:rsidRPr="00000000" w14:paraId="00000230">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5"/>
        </w:tabs>
        <w:spacing w:after="0" w:before="1" w:line="240" w:lineRule="auto"/>
        <w:ind w:left="355" w:right="125" w:firstLine="14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Hearings held pursuant to this section that concern patients or patient-applicants shall be closed to the public. Hearings may also be closed in whole or in part, upon the request of a party, to prevent the disclosure of other information that is confidential under applicable law.</w:t>
      </w:r>
    </w:p>
    <w:p w:rsidR="00000000" w:rsidDel="00000000" w:rsidP="00000000" w:rsidRDefault="00000000" w:rsidRPr="00000000" w14:paraId="00000231">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4"/>
        </w:tabs>
        <w:spacing w:after="0" w:before="0" w:line="229" w:lineRule="auto"/>
        <w:ind w:left="2514"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hearing shall be recorded, at a minimum, by means of sound reproduction.</w:t>
      </w:r>
    </w:p>
    <w:p w:rsidR="00000000" w:rsidDel="00000000" w:rsidP="00000000" w:rsidRDefault="00000000" w:rsidRPr="00000000" w14:paraId="00000232">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794"/>
        </w:tabs>
        <w:spacing w:after="0" w:before="1" w:line="240" w:lineRule="auto"/>
        <w:ind w:left="354" w:right="31" w:firstLine="720"/>
        <w:jc w:val="left"/>
        <w:rPr>
          <w:smallCaps w:val="0"/>
          <w:strike w:val="0"/>
          <w:color w:val="000000"/>
          <w:u w:val="none"/>
          <w:shd w:fill="auto" w:val="clear"/>
          <w:vertAlign w:val="baseline"/>
        </w:rPr>
        <w:sectPr>
          <w:type w:val="nextPage"/>
          <w:pgSz w:h="15840" w:w="12240" w:orient="portrait"/>
          <w:pgMar w:bottom="280" w:top="1360" w:left="1080" w:right="1440"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Scheduling: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department shall schedule and hold the hearing as soon as practicable, provided that the hearing shall not be held later than 60 calendar days from the date the department receives the request for hearing. The hearing officer may extend the 60-day time period upon motion for good cause shown, or the parties may extend the 60-day time period by mutual agreement. The department shall issue a notice of hearing, which shall include: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w:t>
      </w:r>
    </w:p>
    <w:p w:rsidR="00000000" w:rsidDel="00000000" w:rsidP="00000000" w:rsidRDefault="00000000" w:rsidRPr="00000000" w14:paraId="00000236">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1799"/>
        </w:tabs>
        <w:spacing w:after="0" w:before="80" w:line="240" w:lineRule="auto"/>
        <w:ind w:left="1799" w:right="0" w:hanging="720"/>
        <w:jc w:val="left"/>
        <w:rPr>
          <w:smallCaps w:val="0"/>
          <w:strike w:val="0"/>
          <w:color w:val="00000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statement of the location, date, and time of the hearing;</w:t>
      </w:r>
    </w:p>
    <w:p w:rsidR="00000000" w:rsidDel="00000000" w:rsidP="00000000" w:rsidRDefault="00000000" w:rsidRPr="00000000" w14:paraId="00000237">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1799"/>
        </w:tabs>
        <w:spacing w:after="0" w:before="1" w:line="240" w:lineRule="auto"/>
        <w:ind w:left="179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short and plain statement of the legal authority under which the hearing is to be held;</w:t>
      </w:r>
    </w:p>
    <w:p w:rsidR="00000000" w:rsidDel="00000000" w:rsidP="00000000" w:rsidRDefault="00000000" w:rsidRPr="00000000" w14:paraId="00000238">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1799"/>
        </w:tabs>
        <w:spacing w:after="0" w:before="228" w:line="240" w:lineRule="auto"/>
        <w:ind w:left="179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short and plain statement of the subject of the hearing.</w:t>
      </w:r>
    </w:p>
    <w:p w:rsidR="00000000" w:rsidDel="00000000" w:rsidP="00000000" w:rsidRDefault="00000000" w:rsidRPr="00000000" w14:paraId="00000239">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720"/>
        <w:jc w:val="left"/>
        <w:rPr>
          <w:smallCaps w:val="0"/>
          <w:strike w:val="0"/>
          <w:color w:val="000000"/>
          <w:u w:val="none"/>
          <w:shd w:fill="auto" w:val="clear"/>
          <w:vertAlign w:val="baseline"/>
        </w:rPr>
        <w:sectPr>
          <w:type w:val="nextPage"/>
          <w:pgSz w:h="15840" w:w="12240" w:orient="portrait"/>
          <w:pgMar w:bottom="280" w:top="1360" w:left="1080" w:right="1440" w:header="360" w:footer="360"/>
          <w:cols w:equalWidth="0" w:num="2">
            <w:col w:space="70" w:w="4825"/>
            <w:col w:space="0" w:w="4825"/>
          </w:cols>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Presentation of evidence: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parties shall be given the opportunity to present evidence and</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argument on all relevant issues.</w:t>
      </w:r>
    </w:p>
    <w:p w:rsidR="00000000" w:rsidDel="00000000" w:rsidP="00000000" w:rsidRDefault="00000000" w:rsidRPr="00000000" w14:paraId="0000023B">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799"/>
        </w:tabs>
        <w:spacing w:after="0" w:before="1" w:line="240" w:lineRule="auto"/>
        <w:ind w:left="179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Record of proceeding: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record of the proceeding shall include the following:</w:t>
      </w:r>
    </w:p>
    <w:p w:rsidR="00000000" w:rsidDel="00000000" w:rsidP="00000000" w:rsidRDefault="00000000" w:rsidRPr="00000000" w14:paraId="0000023C">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9"/>
        </w:tabs>
        <w:spacing w:after="0" w:before="0" w:line="229"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pleadings, motions, and intermediate rulings;</w:t>
      </w:r>
    </w:p>
    <w:p w:rsidR="00000000" w:rsidDel="00000000" w:rsidP="00000000" w:rsidRDefault="00000000" w:rsidRPr="00000000" w14:paraId="0000023D">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9"/>
        </w:tabs>
        <w:spacing w:after="0" w:before="0" w:line="229"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evidence and briefs received or considered;</w:t>
      </w:r>
    </w:p>
    <w:p w:rsidR="00000000" w:rsidDel="00000000" w:rsidP="00000000" w:rsidRDefault="00000000" w:rsidRPr="00000000" w14:paraId="0000023E">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9"/>
        </w:tabs>
        <w:spacing w:after="0" w:before="1"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statement of matters officially noticed;</w:t>
      </w:r>
    </w:p>
    <w:p w:rsidR="00000000" w:rsidDel="00000000" w:rsidP="00000000" w:rsidRDefault="00000000" w:rsidRPr="00000000" w14:paraId="0000023F">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offers of proof, objections, and rulings thereon;</w:t>
      </w:r>
    </w:p>
    <w:p w:rsidR="00000000" w:rsidDel="00000000" w:rsidP="00000000" w:rsidRDefault="00000000" w:rsidRPr="00000000" w14:paraId="00000240">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9"/>
        </w:tabs>
        <w:spacing w:after="0" w:before="1"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proposed findings and conclusions; and</w:t>
      </w:r>
    </w:p>
    <w:p w:rsidR="00000000" w:rsidDel="00000000" w:rsidP="00000000" w:rsidRDefault="00000000" w:rsidRPr="00000000" w14:paraId="00000241">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9"/>
        </w:tabs>
        <w:spacing w:after="0" w:before="0" w:line="240" w:lineRule="auto"/>
        <w:ind w:left="251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findings or decisions recommended by the hearing officer for adoption by the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9"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secretary.</w:t>
      </w:r>
    </w:p>
    <w:p w:rsidR="00000000" w:rsidDel="00000000" w:rsidP="00000000" w:rsidRDefault="00000000" w:rsidRPr="00000000" w14:paraId="00000243">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799"/>
        </w:tabs>
        <w:spacing w:after="0" w:before="0" w:line="229" w:lineRule="auto"/>
        <w:ind w:left="1799"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Recording: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party may request a copy of the recording of the proceedings.</w:t>
      </w:r>
    </w:p>
    <w:p w:rsidR="00000000" w:rsidDel="00000000" w:rsidP="00000000" w:rsidRDefault="00000000" w:rsidRPr="00000000" w14:paraId="00000244">
      <w:pPr>
        <w:pStyle w:val="Heading2"/>
        <w:numPr>
          <w:ilvl w:val="4"/>
          <w:numId w:val="1"/>
        </w:numPr>
        <w:tabs>
          <w:tab w:val="left" w:leader="none" w:pos="1798"/>
        </w:tabs>
        <w:spacing w:after="0" w:before="0" w:line="240" w:lineRule="auto"/>
        <w:ind w:left="1798" w:right="0" w:hanging="719"/>
        <w:jc w:val="left"/>
        <w:rPr/>
      </w:pPr>
      <w:r w:rsidDel="00000000" w:rsidR="00000000" w:rsidRPr="00000000">
        <w:rPr>
          <w:rtl w:val="0"/>
        </w:rPr>
        <w:t xml:space="preserve">Procedures and evidence:</w:t>
      </w:r>
    </w:p>
    <w:p w:rsidR="00000000" w:rsidDel="00000000" w:rsidP="00000000" w:rsidRDefault="00000000" w:rsidRPr="00000000" w14:paraId="00000245">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8"/>
        </w:tabs>
        <w:spacing w:after="0" w:before="1" w:line="240" w:lineRule="auto"/>
        <w:ind w:left="359" w:right="16"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party may be represented by a person licensed to practice law in New Mexico or a non-lawyer representative, or may represent themselves.</w:t>
      </w:r>
    </w:p>
    <w:p w:rsidR="00000000" w:rsidDel="00000000" w:rsidP="00000000" w:rsidRDefault="00000000" w:rsidRPr="00000000" w14:paraId="00000246">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8"/>
        </w:tabs>
        <w:spacing w:after="0" w:before="1" w:line="240" w:lineRule="auto"/>
        <w:ind w:left="359" w:right="402"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rules of evidence as applied in the courts do not apply in these proceedings. Any relevant evidence shall be admitted. Irrelevant, immaterial, or unduly repetitious evidence may be excluded.</w:t>
      </w:r>
    </w:p>
    <w:p w:rsidR="00000000" w:rsidDel="00000000" w:rsidP="00000000" w:rsidRDefault="00000000" w:rsidRPr="00000000" w14:paraId="00000247">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359" w:right="92"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experience, technical competence, and specialized knowledge of the hearing officer, the department or the department’s staff may be used in the evaluation of evidence.</w:t>
      </w:r>
    </w:p>
    <w:p w:rsidR="00000000" w:rsidDel="00000000" w:rsidP="00000000" w:rsidRDefault="00000000" w:rsidRPr="00000000" w14:paraId="00000248">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359" w:right="44"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appellant’s failure to appear at the hearing at the date and time noticed for the hearing shall, absent good cause, constitute a default.</w:t>
      </w:r>
    </w:p>
    <w:p w:rsidR="00000000" w:rsidDel="00000000" w:rsidP="00000000" w:rsidRDefault="00000000" w:rsidRPr="00000000" w14:paraId="00000249">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798"/>
        </w:tabs>
        <w:spacing w:after="0" w:before="0" w:line="240" w:lineRule="auto"/>
        <w:ind w:left="358" w:right="275" w:firstLine="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Conduct of proceeding: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Unless the hearing officer determines that a different procedure is appropriate, the hearing shall be conducted in accordance with the procedures set forth in this rule. The following procedures shall apply:</w:t>
      </w:r>
    </w:p>
    <w:p w:rsidR="00000000" w:rsidDel="00000000" w:rsidP="00000000" w:rsidRDefault="00000000" w:rsidRPr="00000000" w14:paraId="0000024A">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359" w:right="520"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appellant shall present an opening statement and the department may present an opening statement or reserve the statement until presentation of the department’s case;</w:t>
      </w:r>
    </w:p>
    <w:p w:rsidR="00000000" w:rsidDel="00000000" w:rsidP="00000000" w:rsidRDefault="00000000" w:rsidRPr="00000000" w14:paraId="0000024B">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after the opening statements, if made, the appellant shall present their case;</w:t>
      </w:r>
    </w:p>
    <w:p w:rsidR="00000000" w:rsidDel="00000000" w:rsidP="00000000" w:rsidRDefault="00000000" w:rsidRPr="00000000" w14:paraId="0000024C">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8"/>
        </w:tabs>
        <w:spacing w:after="0" w:before="1" w:line="229"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upon the conclusion of the appellant’s case, the department shall present its case;</w:t>
      </w:r>
    </w:p>
    <w:p w:rsidR="00000000" w:rsidDel="00000000" w:rsidP="00000000" w:rsidRDefault="00000000" w:rsidRPr="00000000" w14:paraId="0000024D">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8"/>
        </w:tabs>
        <w:spacing w:after="0" w:before="0" w:line="229"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upon conclusion of the appellee’s case, the appellant may present rebuttal evidence; and</w:t>
      </w:r>
    </w:p>
    <w:p w:rsidR="00000000" w:rsidDel="00000000" w:rsidP="00000000" w:rsidRDefault="00000000" w:rsidRPr="00000000" w14:paraId="0000024E">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2518"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after presentation of the evidence by the parties, the parties may present closing</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argument.</w:t>
      </w:r>
    </w:p>
    <w:p w:rsidR="00000000" w:rsidDel="00000000" w:rsidP="00000000" w:rsidRDefault="00000000" w:rsidRPr="00000000" w14:paraId="00000250">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798"/>
        </w:tabs>
        <w:spacing w:after="0" w:before="0" w:line="240" w:lineRule="auto"/>
        <w:ind w:left="358" w:right="257"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Burden of proof: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appellant shall bear the burden of establishing by a preponderance of the evidence that the decision made or proposed by the department should be reversed or modified.</w:t>
      </w:r>
    </w:p>
    <w:p w:rsidR="00000000" w:rsidDel="00000000" w:rsidP="00000000" w:rsidRDefault="00000000" w:rsidRPr="00000000" w14:paraId="00000251">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798"/>
        </w:tabs>
        <w:spacing w:after="0" w:before="1" w:line="240" w:lineRule="auto"/>
        <w:ind w:left="359" w:right="2" w:firstLine="71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Continuances: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hearing examiner may grant a continuance for good cause shown. A motion to continue a hearing shall be made at least 10 calendar days before the hearing date.</w:t>
      </w:r>
    </w:p>
    <w:p w:rsidR="00000000" w:rsidDel="00000000" w:rsidP="00000000" w:rsidRDefault="00000000" w:rsidRPr="00000000" w14:paraId="00000252">
      <w:pPr>
        <w:pStyle w:val="Heading2"/>
        <w:numPr>
          <w:ilvl w:val="4"/>
          <w:numId w:val="1"/>
        </w:numPr>
        <w:tabs>
          <w:tab w:val="left" w:leader="none" w:pos="1798"/>
        </w:tabs>
        <w:spacing w:after="0" w:before="0" w:line="229" w:lineRule="auto"/>
        <w:ind w:left="1798" w:right="0" w:hanging="720"/>
        <w:jc w:val="left"/>
        <w:rPr/>
      </w:pPr>
      <w:r w:rsidDel="00000000" w:rsidR="00000000" w:rsidRPr="00000000">
        <w:rPr>
          <w:rtl w:val="0"/>
        </w:rPr>
        <w:t xml:space="preserve">Telephonic and web video hearings:</w:t>
      </w:r>
    </w:p>
    <w:p w:rsidR="00000000" w:rsidDel="00000000" w:rsidP="00000000" w:rsidRDefault="00000000" w:rsidRPr="00000000" w14:paraId="00000253">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9"/>
        </w:tabs>
        <w:spacing w:after="0" w:before="1" w:line="240" w:lineRule="auto"/>
        <w:ind w:left="359" w:right="114"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party requesting that a hearing be conducted via telephone or web video conference shall do so no less than 10 business days prior to the date of the hearing. Notice of the hearing shall be given to all parties and shall include all necessary telephone numbers or instructions for access to the web video conference.</w:t>
      </w:r>
    </w:p>
    <w:p w:rsidR="00000000" w:rsidDel="00000000" w:rsidP="00000000" w:rsidRDefault="00000000" w:rsidRPr="00000000" w14:paraId="00000254">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7"/>
        </w:tabs>
        <w:spacing w:after="0" w:before="0" w:line="240" w:lineRule="auto"/>
        <w:ind w:left="359" w:right="197" w:firstLine="144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in-person presence of some parties or witnesses at the hearing shall not prevent the participation of other parties or witnesses by telephone or web video conference with prior approval of the hearing officer.</w:t>
      </w:r>
    </w:p>
    <w:p w:rsidR="00000000" w:rsidDel="00000000" w:rsidP="00000000" w:rsidRDefault="00000000" w:rsidRPr="00000000" w14:paraId="00000255">
      <w:pPr>
        <w:pStyle w:val="Heading2"/>
        <w:numPr>
          <w:ilvl w:val="4"/>
          <w:numId w:val="1"/>
        </w:numPr>
        <w:tabs>
          <w:tab w:val="left" w:leader="none" w:pos="1798"/>
        </w:tabs>
        <w:spacing w:after="0" w:before="0" w:line="240" w:lineRule="auto"/>
        <w:ind w:left="1798" w:right="0" w:hanging="720"/>
        <w:jc w:val="left"/>
        <w:rPr/>
      </w:pPr>
      <w:r w:rsidDel="00000000" w:rsidR="00000000" w:rsidRPr="00000000">
        <w:rPr>
          <w:rtl w:val="0"/>
        </w:rPr>
        <w:t xml:space="preserve">Recommended action and final decision:</w:t>
      </w:r>
    </w:p>
    <w:p w:rsidR="00000000" w:rsidDel="00000000" w:rsidP="00000000" w:rsidRDefault="00000000" w:rsidRPr="00000000" w14:paraId="00000256">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8"/>
        </w:tabs>
        <w:spacing w:after="0" w:before="1" w:line="240" w:lineRule="auto"/>
        <w:ind w:left="358" w:right="59" w:firstLine="1438.99999999999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parties may submit briefs including proposed findings of fact and conclusions of law for consideration by the hearing officer.</w:t>
      </w:r>
    </w:p>
    <w:p w:rsidR="00000000" w:rsidDel="00000000" w:rsidP="00000000" w:rsidRDefault="00000000" w:rsidRPr="00000000" w14:paraId="00000257">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358" w:right="296" w:firstLine="1438.99999999999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later than 30 calendar days after the last submission by a party, the hearing officer shall prepare and submit to the secretary a written recommendation of action to be taken by the secretary. The recommendation may include proposed findings of fact and conclusions of law for adoption by the secretary, and shall propose sustaining, modifying, or reversing the action or proposed action of the department.</w:t>
      </w:r>
    </w:p>
    <w:p w:rsidR="00000000" w:rsidDel="00000000" w:rsidP="00000000" w:rsidRDefault="00000000" w:rsidRPr="00000000" w14:paraId="00000258">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8"/>
        </w:tabs>
        <w:spacing w:after="0" w:before="0" w:line="240" w:lineRule="auto"/>
        <w:ind w:left="358" w:right="375" w:firstLine="1438.9999999999998"/>
        <w:jc w:val="left"/>
        <w:rPr>
          <w:smallCaps w:val="0"/>
          <w:strike w:val="0"/>
          <w:color w:val="000000"/>
          <w:u w:val="none"/>
          <w:shd w:fill="auto" w:val="clear"/>
          <w:vertAlign w:val="baseline"/>
        </w:rPr>
        <w:sectPr>
          <w:type w:val="continuous"/>
          <w:pgSz w:h="15840" w:w="12240" w:orient="portrait"/>
          <w:pgMar w:bottom="280" w:top="1360" w:left="1080" w:right="144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secretary shall issue a final written decision accepting or rejecting the hearing officer’s recommendation in whole or in part no later than 45 calendar days after receipt of the hearing officer’s recommendation. The final decision shall identify the final action taken. Service of the secretary’s final decision shall be made upon the appellant via certified U.S. postal mail.</w:t>
      </w:r>
    </w:p>
    <w:p w:rsidR="00000000" w:rsidDel="00000000" w:rsidP="00000000" w:rsidRDefault="00000000" w:rsidRPr="00000000" w14:paraId="00000259">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519"/>
        </w:tabs>
        <w:spacing w:after="0" w:before="80" w:line="240" w:lineRule="auto"/>
        <w:ind w:left="360" w:right="557" w:firstLine="143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final decision or order shall be included in a medical psilocybin program’s file concerning the petitioner.</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[7.35.3.27 NMAC - N, 9/22/2026]</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359" w:right="5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SEVERABILITY: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provisions of this rule are separate and severable. If any provision of this rule is held to be invalid, unconstitutional, or unenforceable, the remaining provisions shall stay in effect.</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[7.35.3.28 NMAC - N, 9/22/2026]</w:t>
      </w:r>
      <w:r w:rsidDel="00000000" w:rsidR="00000000" w:rsidRPr="00000000">
        <w:rPr>
          <w:rtl w:val="0"/>
        </w:rPr>
      </w:r>
    </w:p>
    <w:sectPr>
      <w:type w:val="nextPage"/>
      <w:pgSz w:h="15840" w:w="12240" w:orient="portrait"/>
      <w:pgMar w:bottom="280" w:top="1360" w:left="1080" w:right="1440" w:header="360" w:footer="36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nali Wilson" w:id="0" w:date="2026-07-25T16:06:56Z">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no scope here - what happened to therapy scope? It's missing - if DOH wants that, they need to include it.</w:t>
      </w:r>
    </w:p>
  </w:comment>
  <w:comment w:author="Denali Wilson" w:id="1" w:date="2026-07-25T21:51:48Z">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specifying, they're setting themselves up to have athletic trainers and massage therapists apply and then not have a regulation to point to explain why that's not sufficient.</w:t>
      </w:r>
    </w:p>
  </w:comment>
  <w:comment w:author="Denali Wilson" w:id="8" w:date="2026-07-25T22:59:12Z">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probably does not need to live in regulation but can be part of a program guide for educational programs DOH could host and update regularly</w:t>
      </w:r>
    </w:p>
  </w:comment>
  <w:comment w:author="Denali Wilson" w:id="19" w:date="2026-07-25T21:06:41Z">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say group here to be consistent? Or do we mean something else?</w:t>
      </w:r>
    </w:p>
  </w:comment>
  <w:comment w:author="Denali Wilson" w:id="14" w:date="2026-07-25T18:33:58Z">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these been defined? If not maybe remove. If so, include patient opt out options in training (putting on my Victoria hat while she's out)</w:t>
      </w:r>
    </w:p>
  </w:comment>
  <w:comment w:author="Denali Wilson" w:id="9" w:date="2026-07-25T23:00:05Z">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keep this in or strike it? Would change hours to cases.</w:t>
      </w:r>
    </w:p>
  </w:comment>
  <w:comment w:author="Denali Wilson" w:id="22" w:date="2026-07-25T21:28:15Z">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work? This is how I reworked the third tier you all designed - just whatever you need to do to get to your total balance.</w:t>
      </w:r>
    </w:p>
  </w:comment>
  <w:comment w:author="Denali Wilson" w:id="23" w:date="2026-07-25T21:30:24Z">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note in your presentation materials about having these be approved elsewhere, but I think that is covered by other approved locations. Let me know if you all disagree.</w:t>
      </w:r>
    </w:p>
  </w:comment>
  <w:comment w:author="Denali Wilson" w:id="25" w:date="2026-07-25T21:33:51Z">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okay with this all staying in as is?</w:t>
      </w:r>
    </w:p>
  </w:comment>
  <w:comment w:author="Denali Wilson" w:id="24" w:date="2026-07-25T21:36:50Z">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what you think of this provision - a training program provider was talking about preparing to screen their own students for qualifying conditions, which felt like a red flag to me. There will be an inherent interest in people being medically cleared so hours can be completed, which I think creates a conflict of interest if not done independently.</w:t>
      </w:r>
    </w:p>
  </w:comment>
  <w:comment w:author="Denali Wilson" w:id="5" w:date="2026-07-25T21:38:31Z">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 I think this should maybe be 30. Everything is 15 minutes away from everything.</w:t>
      </w:r>
    </w:p>
  </w:comment>
  <w:comment w:author="Denali Wilson" w:id="7" w:date="2026-07-25T18:16:02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recommend that they allow patients to buy from producers directly at healing centers - if practitioners are selling, it causes complications for their business tax deductions.</w:t>
      </w:r>
    </w:p>
  </w:comment>
  <w:comment w:author="Denali Wilson" w:id="3" w:date="2026-07-25T21:39:33Z">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training sufficiency question for Chris - I think these were seen as maybe overkill, but I'm not sure.</w:t>
      </w:r>
    </w:p>
  </w:comment>
  <w:comment w:author="Denali Wilson" w:id="4" w:date="2026-07-25T21:42:34Z">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where this goes - the 2 person universal requirement did not make it into the published rules, though DOH did confirm they mean for it to be universal.</w:t>
      </w:r>
    </w:p>
  </w:comment>
  <w:comment w:author="Denali Wilson" w:id="6" w:date="2026-07-25T17:54:05Z">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seems like this will require EOL patients who are getting at home treatment to get permission from their landlord. We don't require that for any other in home healthcare and it's not appropriate to require that for EOL patients. People should not have to get their landlords permission to have certain healthcare.</w:t>
      </w:r>
    </w:p>
  </w:comment>
  <w:comment w:author="Denali Wilson" w:id="21" w:date="2026-07-25T18:59:35Z">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require a regulatory definition somewhere - again lets figure that out together tomorrow.</w:t>
      </w:r>
    </w:p>
  </w:comment>
  <w:comment w:author="Denali Wilson" w:id="20" w:date="2026-07-25T18:52:54Z">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likely need a regulatory definition - we can work on that together.</w:t>
      </w:r>
    </w:p>
  </w:comment>
  <w:comment w:author="Denali Wilson" w:id="18" w:date="2026-07-25T18:39:59Z">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this square with what we Anne and Larry have recommended? I remember Lida saying something in meeting about pairing practicum and didactic.</w:t>
      </w:r>
    </w:p>
  </w:comment>
  <w:comment w:author="Denali Wilson" w:id="11" w:date="2026-07-25T21:45:27Z">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we are wanting to add on the clinician certification? This will be DOH hosted training, right???</w:t>
      </w:r>
    </w:p>
  </w:comment>
  <w:comment w:author="Denali Wilson" w:id="13" w:date="2026-07-25T21:47:37Z">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what was missing from Anne's materials to this list - have not removed anything, but we can talk about anything being not needed here. I haven't added the specific hour requirements for each because I think that is a bit much for what needs to live in regulation - maybe in addition to requesting these redlined rules be subbed in, we need to ask that DOH incorporate the full hourly breakdown that Anne created as a guide for educational programs.</w:t>
      </w:r>
    </w:p>
  </w:comment>
  <w:comment w:author="Denali Wilson" w:id="17" w:date="2026-07-25T18:37:23Z">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debate about these certifications that I didn't totally follow - another thing I think Chris knows.</w:t>
      </w:r>
    </w:p>
  </w:comment>
  <w:comment w:author="Denali Wilson" w:id="16" w:date="2026-07-25T18:36:21Z">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Chris worked with DOH on refining these -would be helpful to hear if he's happy with these edits.</w:t>
      </w:r>
    </w:p>
  </w:comment>
  <w:comment w:author="Denali Wilson" w:id="10" w:date="2026-07-25T22:44:24Z">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Strike, right? I don't think we want this test out provision.</w:t>
      </w:r>
    </w:p>
  </w:comment>
  <w:comment w:author="Denali Wilson" w:id="15" w:date="2026-07-25T18:34:17Z">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our thoughts here?</w:t>
      </w:r>
    </w:p>
  </w:comment>
  <w:comment w:author="Denali Wilson" w:id="12" w:date="2026-07-25T18:28:36Z">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scrap the simulated practice stuff? I've been wondering if this crept in because they've been talking to some preferred vendor they're going to contract with to do these AI simulations...</w:t>
      </w:r>
    </w:p>
  </w:comment>
  <w:comment w:author="Denali Wilson" w:id="2" w:date="2026-07-25T17:50:22Z">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 reasonable limit? Everything feels at least 15 minutes away - should we say 30?</w:t>
      </w:r>
    </w:p>
  </w:comment>
  <w:comment w:author="Denali Wilson" w:id="26" w:date="2026-07-25T22:54:36Z">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really went in the opposite direction of due process here...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5E" w15:done="0"/>
  <w15:commentEx w15:paraId="0000025F" w15:paraIdParent="0000025E" w15:done="0"/>
  <w15:commentEx w15:paraId="00000260" w15:done="0"/>
  <w15:commentEx w15:paraId="00000261" w15:done="0"/>
  <w15:commentEx w15:paraId="00000262" w15:done="0"/>
  <w15:commentEx w15:paraId="00000263" w15:done="0"/>
  <w15:commentEx w15:paraId="00000264" w15:done="0"/>
  <w15:commentEx w15:paraId="00000265" w15:done="0"/>
  <w15:commentEx w15:paraId="00000266" w15:done="0"/>
  <w15:commentEx w15:paraId="00000267" w15:done="0"/>
  <w15:commentEx w15:paraId="00000268" w15:done="0"/>
  <w15:commentEx w15:paraId="00000269" w15:done="0"/>
  <w15:commentEx w15:paraId="0000026A" w15:done="0"/>
  <w15:commentEx w15:paraId="0000026B" w15:done="0"/>
  <w15:commentEx w15:paraId="0000026C" w15:done="0"/>
  <w15:commentEx w15:paraId="0000026D" w15:done="0"/>
  <w15:commentEx w15:paraId="0000026E" w15:done="0"/>
  <w15:commentEx w15:paraId="0000026F" w15:done="0"/>
  <w15:commentEx w15:paraId="00000270" w15:done="0"/>
  <w15:commentEx w15:paraId="00000271" w15:done="0"/>
  <w15:commentEx w15:paraId="00000272" w15:done="0"/>
  <w15:commentEx w15:paraId="00000273" w15:done="0"/>
  <w15:commentEx w15:paraId="00000274" w15:done="0"/>
  <w15:commentEx w15:paraId="00000275" w15:done="0"/>
  <w15:commentEx w15:paraId="00000276" w15:done="0"/>
  <w15:commentEx w15:paraId="00000277" w15:done="0"/>
  <w15:commentEx w15:paraId="0000027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1798" w:hanging="1440.9999999999998"/>
      </w:pPr>
      <w:rPr/>
    </w:lvl>
    <w:lvl w:ilvl="1">
      <w:start w:val="35"/>
      <w:numFmt w:val="decimal"/>
      <w:lvlText w:val="%1.%2"/>
      <w:lvlJc w:val="left"/>
      <w:pPr>
        <w:ind w:left="1798" w:hanging="1440.9999999999998"/>
      </w:pPr>
      <w:rPr/>
    </w:lvl>
    <w:lvl w:ilvl="2">
      <w:start w:val="3"/>
      <w:numFmt w:val="decimal"/>
      <w:lvlText w:val="%1.%2.%3"/>
      <w:lvlJc w:val="left"/>
      <w:pPr>
        <w:ind w:left="1798" w:hanging="1440.9999999999998"/>
      </w:pPr>
      <w:rPr/>
    </w:lvl>
    <w:lvl w:ilvl="3">
      <w:start w:val="26"/>
      <w:numFmt w:val="decimal"/>
      <w:lvlText w:val="%1.%2.%3.%4"/>
      <w:lvlJc w:val="left"/>
      <w:pPr>
        <w:ind w:left="1798" w:hanging="1440.9999999999998"/>
      </w:pPr>
      <w:rPr>
        <w:rFonts w:ascii="Times New Roman" w:cs="Times New Roman" w:eastAsia="Times New Roman" w:hAnsi="Times New Roman"/>
        <w:b w:val="1"/>
        <w:bCs w:val="1"/>
        <w:i w:val="0"/>
        <w:iCs w:val="0"/>
        <w:sz w:val="20"/>
        <w:szCs w:val="20"/>
      </w:rPr>
    </w:lvl>
    <w:lvl w:ilvl="4">
      <w:start w:val="1"/>
      <w:numFmt w:val="upperLetter"/>
      <w:lvlText w:val="%5."/>
      <w:lvlJc w:val="left"/>
      <w:pPr>
        <w:ind w:left="358" w:hanging="721"/>
      </w:pPr>
      <w:rPr>
        <w:rFonts w:ascii="Times New Roman" w:cs="Times New Roman" w:eastAsia="Times New Roman" w:hAnsi="Times New Roman"/>
        <w:b w:val="1"/>
        <w:bCs w:val="1"/>
        <w:i w:val="0"/>
        <w:iCs w:val="0"/>
        <w:sz w:val="20"/>
        <w:szCs w:val="20"/>
      </w:rPr>
    </w:lvl>
    <w:lvl w:ilvl="5">
      <w:start w:val="1"/>
      <w:numFmt w:val="decimal"/>
      <w:lvlText w:val="(%6)"/>
      <w:lvlJc w:val="left"/>
      <w:pPr>
        <w:ind w:left="2519" w:hanging="720"/>
      </w:pPr>
      <w:rPr>
        <w:rFonts w:ascii="Times New Roman" w:cs="Times New Roman" w:eastAsia="Times New Roman" w:hAnsi="Times New Roman"/>
        <w:b w:val="1"/>
        <w:bCs w:val="1"/>
        <w:i w:val="0"/>
        <w:iCs w:val="0"/>
        <w:sz w:val="20"/>
        <w:szCs w:val="20"/>
      </w:rPr>
    </w:lvl>
    <w:lvl w:ilvl="6">
      <w:start w:val="0"/>
      <w:numFmt w:val="bullet"/>
      <w:lvlText w:val="•"/>
      <w:lvlJc w:val="left"/>
      <w:pPr>
        <w:ind w:left="5760" w:hanging="720"/>
      </w:pPr>
      <w:rPr/>
    </w:lvl>
    <w:lvl w:ilvl="7">
      <w:start w:val="0"/>
      <w:numFmt w:val="bullet"/>
      <w:lvlText w:val="•"/>
      <w:lvlJc w:val="left"/>
      <w:pPr>
        <w:ind w:left="6570" w:hanging="720"/>
      </w:pPr>
      <w:rPr/>
    </w:lvl>
    <w:lvl w:ilvl="8">
      <w:start w:val="0"/>
      <w:numFmt w:val="bullet"/>
      <w:lvlText w:val="•"/>
      <w:lvlJc w:val="left"/>
      <w:pPr>
        <w:ind w:left="7380" w:hanging="720"/>
      </w:pPr>
      <w:rPr/>
    </w:lvl>
  </w:abstractNum>
  <w:abstractNum w:abstractNumId="2">
    <w:lvl w:ilvl="0">
      <w:start w:val="1"/>
      <w:numFmt w:val="lowerLetter"/>
      <w:lvlText w:val="(%1)"/>
      <w:lvlJc w:val="left"/>
      <w:pPr>
        <w:ind w:left="360" w:hanging="720"/>
      </w:pPr>
      <w:rPr>
        <w:rFonts w:ascii="Times New Roman" w:cs="Times New Roman" w:eastAsia="Times New Roman" w:hAnsi="Times New Roman"/>
        <w:b w:val="1"/>
        <w:bCs w:val="1"/>
        <w:i w:val="0"/>
        <w:iCs w:val="0"/>
        <w:sz w:val="20"/>
        <w:szCs w:val="20"/>
      </w:rPr>
    </w:lvl>
    <w:lvl w:ilvl="1">
      <w:start w:val="0"/>
      <w:numFmt w:val="bullet"/>
      <w:lvlText w:val="•"/>
      <w:lvlJc w:val="left"/>
      <w:pPr>
        <w:ind w:left="1296" w:hanging="720"/>
      </w:pPr>
      <w:rPr/>
    </w:lvl>
    <w:lvl w:ilvl="2">
      <w:start w:val="0"/>
      <w:numFmt w:val="bullet"/>
      <w:lvlText w:val="•"/>
      <w:lvlJc w:val="left"/>
      <w:pPr>
        <w:ind w:left="2232" w:hanging="720"/>
      </w:pPr>
      <w:rPr/>
    </w:lvl>
    <w:lvl w:ilvl="3">
      <w:start w:val="0"/>
      <w:numFmt w:val="bullet"/>
      <w:lvlText w:val="•"/>
      <w:lvlJc w:val="left"/>
      <w:pPr>
        <w:ind w:left="3168" w:hanging="720"/>
      </w:pPr>
      <w:rPr/>
    </w:lvl>
    <w:lvl w:ilvl="4">
      <w:start w:val="0"/>
      <w:numFmt w:val="bullet"/>
      <w:lvlText w:val="•"/>
      <w:lvlJc w:val="left"/>
      <w:pPr>
        <w:ind w:left="4104" w:hanging="720"/>
      </w:pPr>
      <w:rPr/>
    </w:lvl>
    <w:lvl w:ilvl="5">
      <w:start w:val="0"/>
      <w:numFmt w:val="bullet"/>
      <w:lvlText w:val="•"/>
      <w:lvlJc w:val="left"/>
      <w:pPr>
        <w:ind w:left="5040" w:hanging="720"/>
      </w:pPr>
      <w:rPr/>
    </w:lvl>
    <w:lvl w:ilvl="6">
      <w:start w:val="0"/>
      <w:numFmt w:val="bullet"/>
      <w:lvlText w:val="•"/>
      <w:lvlJc w:val="left"/>
      <w:pPr>
        <w:ind w:left="5976" w:hanging="720"/>
      </w:pPr>
      <w:rPr/>
    </w:lvl>
    <w:lvl w:ilvl="7">
      <w:start w:val="0"/>
      <w:numFmt w:val="bullet"/>
      <w:lvlText w:val="•"/>
      <w:lvlJc w:val="left"/>
      <w:pPr>
        <w:ind w:left="6912" w:hanging="720"/>
      </w:pPr>
      <w:rPr/>
    </w:lvl>
    <w:lvl w:ilvl="8">
      <w:start w:val="0"/>
      <w:numFmt w:val="bullet"/>
      <w:lvlText w:val="•"/>
      <w:lvlJc w:val="left"/>
      <w:pPr>
        <w:ind w:left="7848" w:hanging="720"/>
      </w:pPr>
      <w:rPr/>
    </w:lvl>
  </w:abstractNum>
  <w:abstractNum w:abstractNumId="3">
    <w:lvl w:ilvl="0">
      <w:start w:val="1"/>
      <w:numFmt w:val="upperLetter"/>
      <w:lvlText w:val="%1."/>
      <w:lvlJc w:val="left"/>
      <w:pPr>
        <w:ind w:left="1798" w:hanging="720.9999999999998"/>
      </w:pPr>
      <w:rPr>
        <w:rFonts w:ascii="Times New Roman" w:cs="Times New Roman" w:eastAsia="Times New Roman" w:hAnsi="Times New Roman"/>
        <w:b w:val="1"/>
        <w:bCs w:val="1"/>
        <w:i w:val="0"/>
        <w:iCs w:val="0"/>
        <w:sz w:val="20"/>
        <w:szCs w:val="20"/>
      </w:rPr>
    </w:lvl>
    <w:lvl w:ilvl="1">
      <w:start w:val="1"/>
      <w:numFmt w:val="decimal"/>
      <w:lvlText w:val="(%2)"/>
      <w:lvlJc w:val="left"/>
      <w:pPr>
        <w:ind w:left="358" w:hanging="721"/>
      </w:pPr>
      <w:rPr>
        <w:rFonts w:ascii="Times New Roman" w:cs="Times New Roman" w:eastAsia="Times New Roman" w:hAnsi="Times New Roman"/>
        <w:b w:val="1"/>
        <w:bCs w:val="1"/>
        <w:i w:val="0"/>
        <w:iCs w:val="0"/>
        <w:sz w:val="20"/>
        <w:szCs w:val="20"/>
      </w:rPr>
    </w:lvl>
    <w:lvl w:ilvl="2">
      <w:start w:val="1"/>
      <w:numFmt w:val="lowerRoman"/>
      <w:lvlText w:val="(%3)"/>
      <w:lvlJc w:val="left"/>
      <w:pPr>
        <w:ind w:left="357" w:hanging="720.9999999999999"/>
      </w:pPr>
      <w:rPr>
        <w:rFonts w:ascii="Times New Roman" w:cs="Times New Roman" w:eastAsia="Times New Roman" w:hAnsi="Times New Roman"/>
        <w:b w:val="1"/>
        <w:bCs w:val="1"/>
        <w:i w:val="0"/>
        <w:iCs w:val="0"/>
        <w:sz w:val="20"/>
        <w:szCs w:val="20"/>
      </w:rPr>
    </w:lvl>
    <w:lvl w:ilvl="3">
      <w:start w:val="0"/>
      <w:numFmt w:val="bullet"/>
      <w:lvlText w:val="•"/>
      <w:lvlJc w:val="left"/>
      <w:pPr>
        <w:ind w:left="3420" w:hanging="721"/>
      </w:pPr>
      <w:rPr/>
    </w:lvl>
    <w:lvl w:ilvl="4">
      <w:start w:val="0"/>
      <w:numFmt w:val="bullet"/>
      <w:lvlText w:val="•"/>
      <w:lvlJc w:val="left"/>
      <w:pPr>
        <w:ind w:left="4320" w:hanging="721"/>
      </w:pPr>
      <w:rPr/>
    </w:lvl>
    <w:lvl w:ilvl="5">
      <w:start w:val="0"/>
      <w:numFmt w:val="bullet"/>
      <w:lvlText w:val="•"/>
      <w:lvlJc w:val="left"/>
      <w:pPr>
        <w:ind w:left="5220" w:hanging="721"/>
      </w:pPr>
      <w:rPr/>
    </w:lvl>
    <w:lvl w:ilvl="6">
      <w:start w:val="0"/>
      <w:numFmt w:val="bullet"/>
      <w:lvlText w:val="•"/>
      <w:lvlJc w:val="left"/>
      <w:pPr>
        <w:ind w:left="6120" w:hanging="721"/>
      </w:pPr>
      <w:rPr/>
    </w:lvl>
    <w:lvl w:ilvl="7">
      <w:start w:val="0"/>
      <w:numFmt w:val="bullet"/>
      <w:lvlText w:val="•"/>
      <w:lvlJc w:val="left"/>
      <w:pPr>
        <w:ind w:left="7020" w:hanging="721"/>
      </w:pPr>
      <w:rPr/>
    </w:lvl>
    <w:lvl w:ilvl="8">
      <w:start w:val="0"/>
      <w:numFmt w:val="bullet"/>
      <w:lvlText w:val="•"/>
      <w:lvlJc w:val="left"/>
      <w:pPr>
        <w:ind w:left="7920" w:hanging="721"/>
      </w:pPr>
      <w:rPr/>
    </w:lvl>
  </w:abstractNum>
  <w:abstractNum w:abstractNumId="4">
    <w:lvl w:ilvl="0">
      <w:start w:val="7"/>
      <w:numFmt w:val="decimal"/>
      <w:lvlText w:val="%1"/>
      <w:lvlJc w:val="left"/>
      <w:pPr>
        <w:ind w:left="358" w:hanging="1441"/>
      </w:pPr>
      <w:rPr/>
    </w:lvl>
    <w:lvl w:ilvl="1">
      <w:start w:val="34"/>
      <w:numFmt w:val="decimal"/>
      <w:lvlText w:val="%1.%2"/>
      <w:lvlJc w:val="left"/>
      <w:pPr>
        <w:ind w:left="358" w:hanging="1441"/>
      </w:pPr>
      <w:rPr/>
    </w:lvl>
    <w:lvl w:ilvl="2">
      <w:start w:val="3"/>
      <w:numFmt w:val="decimal"/>
      <w:lvlText w:val="%1.%2.%3"/>
      <w:lvlJc w:val="left"/>
      <w:pPr>
        <w:ind w:left="358" w:hanging="1441"/>
      </w:pPr>
      <w:rPr/>
    </w:lvl>
    <w:lvl w:ilvl="3">
      <w:start w:val="13"/>
      <w:numFmt w:val="decimal"/>
      <w:lvlText w:val="%1.%2.%3.%4"/>
      <w:lvlJc w:val="left"/>
      <w:pPr>
        <w:ind w:left="358" w:hanging="1441"/>
      </w:pPr>
      <w:rPr>
        <w:rFonts w:ascii="Times New Roman" w:cs="Times New Roman" w:eastAsia="Times New Roman" w:hAnsi="Times New Roman"/>
        <w:b w:val="1"/>
        <w:bCs w:val="1"/>
        <w:i w:val="0"/>
        <w:iCs w:val="0"/>
        <w:sz w:val="20"/>
        <w:szCs w:val="20"/>
      </w:rPr>
    </w:lvl>
    <w:lvl w:ilvl="4">
      <w:start w:val="1"/>
      <w:numFmt w:val="upperLetter"/>
      <w:lvlText w:val="(%5)"/>
      <w:lvlJc w:val="left"/>
      <w:pPr>
        <w:ind w:left="357" w:hanging="720"/>
      </w:pPr>
      <w:rPr>
        <w:rFonts w:ascii="Times New Roman" w:cs="Times New Roman" w:eastAsia="Times New Roman" w:hAnsi="Times New Roman"/>
        <w:b w:val="1"/>
        <w:bCs w:val="1"/>
        <w:i w:val="0"/>
        <w:iCs w:val="0"/>
        <w:sz w:val="20"/>
        <w:szCs w:val="20"/>
      </w:rPr>
    </w:lvl>
    <w:lvl w:ilvl="5">
      <w:start w:val="0"/>
      <w:numFmt w:val="bullet"/>
      <w:lvlText w:val="•"/>
      <w:lvlJc w:val="left"/>
      <w:pPr>
        <w:ind w:left="5040" w:hanging="720"/>
      </w:pPr>
      <w:rPr/>
    </w:lvl>
    <w:lvl w:ilvl="6">
      <w:start w:val="0"/>
      <w:numFmt w:val="bullet"/>
      <w:lvlText w:val="•"/>
      <w:lvlJc w:val="left"/>
      <w:pPr>
        <w:ind w:left="5976" w:hanging="720"/>
      </w:pPr>
      <w:rPr/>
    </w:lvl>
    <w:lvl w:ilvl="7">
      <w:start w:val="0"/>
      <w:numFmt w:val="bullet"/>
      <w:lvlText w:val="•"/>
      <w:lvlJc w:val="left"/>
      <w:pPr>
        <w:ind w:left="6912" w:hanging="720"/>
      </w:pPr>
      <w:rPr/>
    </w:lvl>
    <w:lvl w:ilvl="8">
      <w:start w:val="0"/>
      <w:numFmt w:val="bullet"/>
      <w:lvlText w:val="•"/>
      <w:lvlJc w:val="left"/>
      <w:pPr>
        <w:ind w:left="7848" w:hanging="720"/>
      </w:pPr>
      <w:rPr/>
    </w:lvl>
  </w:abstractNum>
  <w:abstractNum w:abstractNumId="5">
    <w:lvl w:ilvl="0">
      <w:start w:val="2"/>
      <w:numFmt w:val="upperLetter"/>
      <w:lvlText w:val="%1."/>
      <w:lvlJc w:val="left"/>
      <w:pPr>
        <w:ind w:left="359" w:hanging="726"/>
      </w:pPr>
      <w:rPr>
        <w:rFonts w:ascii="Times New Roman" w:cs="Times New Roman" w:eastAsia="Times New Roman" w:hAnsi="Times New Roman"/>
        <w:b w:val="1"/>
        <w:bCs w:val="1"/>
        <w:i w:val="0"/>
        <w:iCs w:val="0"/>
        <w:sz w:val="20"/>
        <w:szCs w:val="20"/>
      </w:rPr>
    </w:lvl>
    <w:lvl w:ilvl="1">
      <w:start w:val="1"/>
      <w:numFmt w:val="decimal"/>
      <w:lvlText w:val="(%2)"/>
      <w:lvlJc w:val="left"/>
      <w:pPr>
        <w:ind w:left="2519" w:hanging="721"/>
      </w:pPr>
      <w:rPr>
        <w:rFonts w:ascii="Times New Roman" w:cs="Times New Roman" w:eastAsia="Times New Roman" w:hAnsi="Times New Roman"/>
        <w:b w:val="1"/>
        <w:bCs w:val="1"/>
        <w:i w:val="0"/>
        <w:iCs w:val="0"/>
        <w:sz w:val="20"/>
        <w:szCs w:val="20"/>
      </w:rPr>
    </w:lvl>
    <w:lvl w:ilvl="2">
      <w:start w:val="1"/>
      <w:numFmt w:val="lowerLetter"/>
      <w:lvlText w:val="(%3)"/>
      <w:lvlJc w:val="left"/>
      <w:pPr>
        <w:ind w:left="359" w:hanging="721"/>
      </w:pPr>
      <w:rPr>
        <w:rFonts w:ascii="Times New Roman" w:cs="Times New Roman" w:eastAsia="Times New Roman" w:hAnsi="Times New Roman"/>
        <w:b w:val="1"/>
        <w:bCs w:val="1"/>
        <w:i w:val="0"/>
        <w:iCs w:val="0"/>
        <w:sz w:val="20"/>
        <w:szCs w:val="20"/>
      </w:rPr>
    </w:lvl>
    <w:lvl w:ilvl="3">
      <w:start w:val="1"/>
      <w:numFmt w:val="lowerRoman"/>
      <w:lvlText w:val="(%4)"/>
      <w:lvlJc w:val="left"/>
      <w:pPr>
        <w:ind w:left="3958" w:hanging="720.9999999999995"/>
      </w:pPr>
      <w:rPr>
        <w:rFonts w:ascii="Times New Roman" w:cs="Times New Roman" w:eastAsia="Times New Roman" w:hAnsi="Times New Roman"/>
        <w:b w:val="1"/>
        <w:bCs w:val="1"/>
        <w:i w:val="0"/>
        <w:iCs w:val="0"/>
        <w:sz w:val="20"/>
        <w:szCs w:val="20"/>
      </w:rPr>
    </w:lvl>
    <w:lvl w:ilvl="4">
      <w:start w:val="0"/>
      <w:numFmt w:val="bullet"/>
      <w:lvlText w:val="•"/>
      <w:lvlJc w:val="left"/>
      <w:pPr>
        <w:ind w:left="5400" w:hanging="721"/>
      </w:pPr>
      <w:rPr/>
    </w:lvl>
    <w:lvl w:ilvl="5">
      <w:start w:val="0"/>
      <w:numFmt w:val="bullet"/>
      <w:lvlText w:val="•"/>
      <w:lvlJc w:val="left"/>
      <w:pPr>
        <w:ind w:left="6120" w:hanging="721"/>
      </w:pPr>
      <w:rPr/>
    </w:lvl>
    <w:lvl w:ilvl="6">
      <w:start w:val="0"/>
      <w:numFmt w:val="bullet"/>
      <w:lvlText w:val="•"/>
      <w:lvlJc w:val="left"/>
      <w:pPr>
        <w:ind w:left="6840" w:hanging="721"/>
      </w:pPr>
      <w:rPr/>
    </w:lvl>
    <w:lvl w:ilvl="7">
      <w:start w:val="0"/>
      <w:numFmt w:val="bullet"/>
      <w:lvlText w:val="•"/>
      <w:lvlJc w:val="left"/>
      <w:pPr>
        <w:ind w:left="7560" w:hanging="721"/>
      </w:pPr>
      <w:rPr/>
    </w:lvl>
    <w:lvl w:ilvl="8">
      <w:start w:val="0"/>
      <w:numFmt w:val="bullet"/>
      <w:lvlText w:val="•"/>
      <w:lvlJc w:val="left"/>
      <w:pPr>
        <w:ind w:left="8280" w:hanging="721"/>
      </w:pPr>
      <w:rPr/>
    </w:lvl>
  </w:abstractNum>
  <w:abstractNum w:abstractNumId="6">
    <w:lvl w:ilvl="0">
      <w:start w:val="1"/>
      <w:numFmt w:val="upperLetter"/>
      <w:lvlText w:val="(%1)"/>
      <w:lvlJc w:val="left"/>
      <w:pPr>
        <w:ind w:left="360" w:hanging="721"/>
      </w:pPr>
      <w:rPr>
        <w:rFonts w:ascii="Times New Roman" w:cs="Times New Roman" w:eastAsia="Times New Roman" w:hAnsi="Times New Roman"/>
        <w:b w:val="1"/>
        <w:bCs w:val="1"/>
        <w:i w:val="0"/>
        <w:iCs w:val="0"/>
        <w:sz w:val="20"/>
        <w:szCs w:val="20"/>
      </w:rPr>
    </w:lvl>
    <w:lvl w:ilvl="1">
      <w:start w:val="1"/>
      <w:numFmt w:val="decimal"/>
      <w:lvlText w:val="(%2)"/>
      <w:lvlJc w:val="left"/>
      <w:pPr>
        <w:ind w:left="2519" w:hanging="720"/>
      </w:pPr>
      <w:rPr>
        <w:rFonts w:ascii="Times New Roman" w:cs="Times New Roman" w:eastAsia="Times New Roman" w:hAnsi="Times New Roman"/>
        <w:b w:val="1"/>
        <w:bCs w:val="1"/>
        <w:i w:val="0"/>
        <w:iCs w:val="0"/>
        <w:sz w:val="20"/>
        <w:szCs w:val="20"/>
      </w:rPr>
    </w:lvl>
    <w:lvl w:ilvl="2">
      <w:start w:val="1"/>
      <w:numFmt w:val="lowerLetter"/>
      <w:lvlText w:val="(%3)"/>
      <w:lvlJc w:val="left"/>
      <w:pPr>
        <w:ind w:left="359" w:hanging="720"/>
      </w:pPr>
      <w:rPr>
        <w:rFonts w:ascii="Times New Roman" w:cs="Times New Roman" w:eastAsia="Times New Roman" w:hAnsi="Times New Roman"/>
        <w:b w:val="1"/>
        <w:bCs w:val="1"/>
        <w:i w:val="0"/>
        <w:iCs w:val="0"/>
        <w:sz w:val="20"/>
        <w:szCs w:val="20"/>
      </w:rPr>
    </w:lvl>
    <w:lvl w:ilvl="3">
      <w:start w:val="1"/>
      <w:numFmt w:val="lowerRoman"/>
      <w:lvlText w:val="(%4)"/>
      <w:lvlJc w:val="left"/>
      <w:pPr>
        <w:ind w:left="3957" w:hanging="720"/>
      </w:pPr>
      <w:rPr>
        <w:rFonts w:ascii="Times New Roman" w:cs="Times New Roman" w:eastAsia="Times New Roman" w:hAnsi="Times New Roman"/>
        <w:b w:val="1"/>
        <w:bCs w:val="1"/>
        <w:i w:val="0"/>
        <w:iCs w:val="0"/>
        <w:sz w:val="20"/>
        <w:szCs w:val="20"/>
      </w:rPr>
    </w:lvl>
    <w:lvl w:ilvl="4">
      <w:start w:val="0"/>
      <w:numFmt w:val="bullet"/>
      <w:lvlText w:val="•"/>
      <w:lvlJc w:val="left"/>
      <w:pPr>
        <w:ind w:left="5400" w:hanging="720"/>
      </w:pPr>
      <w:rPr/>
    </w:lvl>
    <w:lvl w:ilvl="5">
      <w:start w:val="0"/>
      <w:numFmt w:val="bullet"/>
      <w:lvlText w:val="•"/>
      <w:lvlJc w:val="left"/>
      <w:pPr>
        <w:ind w:left="6120" w:hanging="720"/>
      </w:pPr>
      <w:rPr/>
    </w:lvl>
    <w:lvl w:ilvl="6">
      <w:start w:val="0"/>
      <w:numFmt w:val="bullet"/>
      <w:lvlText w:val="•"/>
      <w:lvlJc w:val="left"/>
      <w:pPr>
        <w:ind w:left="6840" w:hanging="720"/>
      </w:pPr>
      <w:rPr/>
    </w:lvl>
    <w:lvl w:ilvl="7">
      <w:start w:val="0"/>
      <w:numFmt w:val="bullet"/>
      <w:lvlText w:val="•"/>
      <w:lvlJc w:val="left"/>
      <w:pPr>
        <w:ind w:left="7560" w:hanging="720"/>
      </w:pPr>
      <w:rPr/>
    </w:lvl>
    <w:lvl w:ilvl="8">
      <w:start w:val="0"/>
      <w:numFmt w:val="bullet"/>
      <w:lvlText w:val="•"/>
      <w:lvlJc w:val="left"/>
      <w:pPr>
        <w:ind w:left="8280" w:hanging="720"/>
      </w:pPr>
      <w:rPr/>
    </w:lvl>
  </w:abstractNum>
  <w:abstractNum w:abstractNumId="7">
    <w:lvl w:ilvl="0">
      <w:start w:val="4"/>
      <w:numFmt w:val="decimal"/>
      <w:lvlText w:val="(%1)"/>
      <w:lvlJc w:val="left"/>
      <w:pPr>
        <w:ind w:left="2518" w:hanging="720"/>
      </w:pPr>
      <w:rPr>
        <w:rFonts w:ascii="Times New Roman" w:cs="Times New Roman" w:eastAsia="Times New Roman" w:hAnsi="Times New Roman"/>
        <w:b w:val="1"/>
        <w:bCs w:val="1"/>
        <w:i w:val="0"/>
        <w:iCs w:val="0"/>
        <w:sz w:val="20"/>
        <w:szCs w:val="20"/>
      </w:rPr>
    </w:lvl>
    <w:lvl w:ilvl="1">
      <w:start w:val="0"/>
      <w:numFmt w:val="bullet"/>
      <w:lvlText w:val="•"/>
      <w:lvlJc w:val="left"/>
      <w:pPr>
        <w:ind w:left="3240" w:hanging="720"/>
      </w:pPr>
      <w:rPr/>
    </w:lvl>
    <w:lvl w:ilvl="2">
      <w:start w:val="0"/>
      <w:numFmt w:val="bullet"/>
      <w:lvlText w:val="•"/>
      <w:lvlJc w:val="left"/>
      <w:pPr>
        <w:ind w:left="3960" w:hanging="720"/>
      </w:pPr>
      <w:rPr/>
    </w:lvl>
    <w:lvl w:ilvl="3">
      <w:start w:val="0"/>
      <w:numFmt w:val="bullet"/>
      <w:lvlText w:val="•"/>
      <w:lvlJc w:val="left"/>
      <w:pPr>
        <w:ind w:left="4680" w:hanging="720"/>
      </w:pPr>
      <w:rPr/>
    </w:lvl>
    <w:lvl w:ilvl="4">
      <w:start w:val="0"/>
      <w:numFmt w:val="bullet"/>
      <w:lvlText w:val="•"/>
      <w:lvlJc w:val="left"/>
      <w:pPr>
        <w:ind w:left="5400" w:hanging="720"/>
      </w:pPr>
      <w:rPr/>
    </w:lvl>
    <w:lvl w:ilvl="5">
      <w:start w:val="0"/>
      <w:numFmt w:val="bullet"/>
      <w:lvlText w:val="•"/>
      <w:lvlJc w:val="left"/>
      <w:pPr>
        <w:ind w:left="6120" w:hanging="720"/>
      </w:pPr>
      <w:rPr/>
    </w:lvl>
    <w:lvl w:ilvl="6">
      <w:start w:val="0"/>
      <w:numFmt w:val="bullet"/>
      <w:lvlText w:val="•"/>
      <w:lvlJc w:val="left"/>
      <w:pPr>
        <w:ind w:left="6840" w:hanging="720"/>
      </w:pPr>
      <w:rPr/>
    </w:lvl>
    <w:lvl w:ilvl="7">
      <w:start w:val="0"/>
      <w:numFmt w:val="bullet"/>
      <w:lvlText w:val="•"/>
      <w:lvlJc w:val="left"/>
      <w:pPr>
        <w:ind w:left="7560" w:hanging="720"/>
      </w:pPr>
      <w:rPr/>
    </w:lvl>
    <w:lvl w:ilvl="8">
      <w:start w:val="0"/>
      <w:numFmt w:val="bullet"/>
      <w:lvlText w:val="•"/>
      <w:lvlJc w:val="left"/>
      <w:pPr>
        <w:ind w:left="8280" w:hanging="720"/>
      </w:pPr>
      <w:rPr/>
    </w:lvl>
  </w:abstractNum>
  <w:abstractNum w:abstractNumId="8">
    <w:lvl w:ilvl="0">
      <w:start w:val="7"/>
      <w:numFmt w:val="decimal"/>
      <w:lvlText w:val="%1"/>
      <w:lvlJc w:val="left"/>
      <w:pPr>
        <w:ind w:left="360" w:hanging="1440"/>
      </w:pPr>
      <w:rPr/>
    </w:lvl>
    <w:lvl w:ilvl="1">
      <w:start w:val="35"/>
      <w:numFmt w:val="decimal"/>
      <w:lvlText w:val="%1.%2"/>
      <w:lvlJc w:val="left"/>
      <w:pPr>
        <w:ind w:left="360" w:hanging="1440"/>
      </w:pPr>
      <w:rPr/>
    </w:lvl>
    <w:lvl w:ilvl="2">
      <w:start w:val="3"/>
      <w:numFmt w:val="decimal"/>
      <w:lvlText w:val="%1.%2.%3"/>
      <w:lvlJc w:val="left"/>
      <w:pPr>
        <w:ind w:left="360" w:hanging="1440"/>
      </w:pPr>
      <w:rPr/>
    </w:lvl>
    <w:lvl w:ilvl="3">
      <w:start w:val="1"/>
      <w:numFmt w:val="decimal"/>
      <w:lvlText w:val="%1.%2.%3.%4"/>
      <w:lvlJc w:val="left"/>
      <w:pPr>
        <w:ind w:left="360" w:hanging="1440"/>
      </w:pPr>
      <w:rPr>
        <w:rFonts w:ascii="Times New Roman" w:cs="Times New Roman" w:eastAsia="Times New Roman" w:hAnsi="Times New Roman"/>
        <w:b w:val="1"/>
        <w:bCs w:val="1"/>
        <w:i w:val="0"/>
        <w:iCs w:val="0"/>
        <w:sz w:val="20"/>
        <w:szCs w:val="20"/>
      </w:rPr>
    </w:lvl>
    <w:lvl w:ilvl="4">
      <w:start w:val="1"/>
      <w:numFmt w:val="upperLetter"/>
      <w:lvlText w:val="%5."/>
      <w:lvlJc w:val="left"/>
      <w:pPr>
        <w:ind w:left="357" w:hanging="720.9999999999999"/>
      </w:pPr>
      <w:rPr>
        <w:rFonts w:ascii="Times New Roman" w:cs="Times New Roman" w:eastAsia="Times New Roman" w:hAnsi="Times New Roman"/>
        <w:b w:val="1"/>
        <w:bCs w:val="1"/>
        <w:i w:val="0"/>
        <w:iCs w:val="0"/>
        <w:sz w:val="20"/>
        <w:szCs w:val="20"/>
      </w:rPr>
    </w:lvl>
    <w:lvl w:ilvl="5">
      <w:start w:val="1"/>
      <w:numFmt w:val="decimal"/>
      <w:lvlText w:val="(%6)"/>
      <w:lvlJc w:val="left"/>
      <w:pPr>
        <w:ind w:left="2516" w:hanging="721"/>
      </w:pPr>
      <w:rPr>
        <w:rFonts w:ascii="Times New Roman" w:cs="Times New Roman" w:eastAsia="Times New Roman" w:hAnsi="Times New Roman"/>
        <w:b w:val="1"/>
        <w:bCs w:val="1"/>
        <w:i w:val="0"/>
        <w:iCs w:val="0"/>
        <w:sz w:val="20"/>
        <w:szCs w:val="20"/>
      </w:rPr>
    </w:lvl>
    <w:lvl w:ilvl="6">
      <w:start w:val="1"/>
      <w:numFmt w:val="lowerLetter"/>
      <w:lvlText w:val="(%7)"/>
      <w:lvlJc w:val="left"/>
      <w:pPr>
        <w:ind w:left="3239" w:hanging="721"/>
      </w:pPr>
      <w:rPr>
        <w:rFonts w:ascii="Times New Roman" w:cs="Times New Roman" w:eastAsia="Times New Roman" w:hAnsi="Times New Roman"/>
        <w:b w:val="1"/>
        <w:bCs w:val="1"/>
        <w:i w:val="0"/>
        <w:iCs w:val="0"/>
        <w:sz w:val="20"/>
        <w:szCs w:val="20"/>
      </w:rPr>
    </w:lvl>
    <w:lvl w:ilvl="7">
      <w:start w:val="1"/>
      <w:numFmt w:val="lowerRoman"/>
      <w:lvlText w:val="(%8)"/>
      <w:lvlJc w:val="left"/>
      <w:pPr>
        <w:ind w:left="358" w:hanging="721"/>
      </w:pPr>
      <w:rPr>
        <w:rFonts w:ascii="Times New Roman" w:cs="Times New Roman" w:eastAsia="Times New Roman" w:hAnsi="Times New Roman"/>
        <w:b w:val="1"/>
        <w:bCs w:val="1"/>
        <w:i w:val="0"/>
        <w:iCs w:val="0"/>
        <w:sz w:val="20"/>
        <w:szCs w:val="20"/>
      </w:rPr>
    </w:lvl>
    <w:lvl w:ilvl="8">
      <w:start w:val="0"/>
      <w:numFmt w:val="bullet"/>
      <w:lvlText w:val="•"/>
      <w:lvlJc w:val="left"/>
      <w:pPr>
        <w:ind w:left="6495" w:hanging="721"/>
      </w:pPr>
      <w:rPr/>
    </w:lvl>
  </w:abstractNum>
  <w:abstractNum w:abstractNumId="9">
    <w:lvl w:ilvl="0">
      <w:start w:val="1"/>
      <w:numFmt w:val="upperLetter"/>
      <w:lvlText w:val="%1."/>
      <w:lvlJc w:val="left"/>
      <w:pPr>
        <w:ind w:left="360" w:hanging="721"/>
      </w:pPr>
      <w:rPr>
        <w:rFonts w:ascii="Times New Roman" w:cs="Times New Roman" w:eastAsia="Times New Roman" w:hAnsi="Times New Roman"/>
        <w:b w:val="1"/>
        <w:bCs w:val="1"/>
        <w:i w:val="0"/>
        <w:iCs w:val="0"/>
        <w:sz w:val="20"/>
        <w:szCs w:val="20"/>
      </w:rPr>
    </w:lvl>
    <w:lvl w:ilvl="1">
      <w:start w:val="1"/>
      <w:numFmt w:val="decimal"/>
      <w:lvlText w:val="(%2)"/>
      <w:lvlJc w:val="left"/>
      <w:pPr>
        <w:ind w:left="359" w:hanging="721"/>
      </w:pPr>
      <w:rPr>
        <w:rFonts w:ascii="Times New Roman" w:cs="Times New Roman" w:eastAsia="Times New Roman" w:hAnsi="Times New Roman"/>
        <w:b w:val="1"/>
        <w:bCs w:val="1"/>
        <w:i w:val="0"/>
        <w:iCs w:val="0"/>
        <w:sz w:val="20"/>
        <w:szCs w:val="20"/>
      </w:rPr>
    </w:lvl>
    <w:lvl w:ilvl="2">
      <w:start w:val="1"/>
      <w:numFmt w:val="lowerLetter"/>
      <w:lvlText w:val="(%3)"/>
      <w:lvlJc w:val="left"/>
      <w:pPr>
        <w:ind w:left="359" w:hanging="721"/>
      </w:pPr>
      <w:rPr>
        <w:rFonts w:ascii="Times New Roman" w:cs="Times New Roman" w:eastAsia="Times New Roman" w:hAnsi="Times New Roman"/>
        <w:b w:val="1"/>
        <w:bCs w:val="1"/>
        <w:i w:val="0"/>
        <w:iCs w:val="0"/>
        <w:sz w:val="20"/>
        <w:szCs w:val="20"/>
      </w:rPr>
    </w:lvl>
    <w:lvl w:ilvl="3">
      <w:start w:val="0"/>
      <w:numFmt w:val="bullet"/>
      <w:lvlText w:val="•"/>
      <w:lvlJc w:val="left"/>
      <w:pPr>
        <w:ind w:left="3168" w:hanging="721"/>
      </w:pPr>
      <w:rPr/>
    </w:lvl>
    <w:lvl w:ilvl="4">
      <w:start w:val="0"/>
      <w:numFmt w:val="bullet"/>
      <w:lvlText w:val="•"/>
      <w:lvlJc w:val="left"/>
      <w:pPr>
        <w:ind w:left="4104" w:hanging="721.0000000000005"/>
      </w:pPr>
      <w:rPr/>
    </w:lvl>
    <w:lvl w:ilvl="5">
      <w:start w:val="0"/>
      <w:numFmt w:val="bullet"/>
      <w:lvlText w:val="•"/>
      <w:lvlJc w:val="left"/>
      <w:pPr>
        <w:ind w:left="5040" w:hanging="721"/>
      </w:pPr>
      <w:rPr/>
    </w:lvl>
    <w:lvl w:ilvl="6">
      <w:start w:val="0"/>
      <w:numFmt w:val="bullet"/>
      <w:lvlText w:val="•"/>
      <w:lvlJc w:val="left"/>
      <w:pPr>
        <w:ind w:left="5976" w:hanging="721"/>
      </w:pPr>
      <w:rPr/>
    </w:lvl>
    <w:lvl w:ilvl="7">
      <w:start w:val="0"/>
      <w:numFmt w:val="bullet"/>
      <w:lvlText w:val="•"/>
      <w:lvlJc w:val="left"/>
      <w:pPr>
        <w:ind w:left="6912" w:hanging="721"/>
      </w:pPr>
      <w:rPr/>
    </w:lvl>
    <w:lvl w:ilvl="8">
      <w:start w:val="0"/>
      <w:numFmt w:val="bullet"/>
      <w:lvlText w:val="•"/>
      <w:lvlJc w:val="left"/>
      <w:pPr>
        <w:ind w:left="7848" w:hanging="721.0000000000009"/>
      </w:pPr>
      <w:rPr/>
    </w:lvl>
  </w:abstractNum>
  <w:abstractNum w:abstractNumId="10">
    <w:lvl w:ilvl="0">
      <w:start w:val="1"/>
      <w:numFmt w:val="upperLetter"/>
      <w:lvlText w:val="%1."/>
      <w:lvlJc w:val="left"/>
      <w:pPr>
        <w:ind w:left="359" w:hanging="721"/>
      </w:pPr>
      <w:rPr>
        <w:rFonts w:ascii="Times New Roman" w:cs="Times New Roman" w:eastAsia="Times New Roman" w:hAnsi="Times New Roman"/>
        <w:b w:val="1"/>
        <w:bCs w:val="1"/>
        <w:i w:val="0"/>
        <w:iCs w:val="0"/>
        <w:sz w:val="20"/>
        <w:szCs w:val="20"/>
      </w:rPr>
    </w:lvl>
    <w:lvl w:ilvl="1">
      <w:start w:val="0"/>
      <w:numFmt w:val="bullet"/>
      <w:lvlText w:val="•"/>
      <w:lvlJc w:val="left"/>
      <w:pPr>
        <w:ind w:left="1296" w:hanging="721"/>
      </w:pPr>
      <w:rPr/>
    </w:lvl>
    <w:lvl w:ilvl="2">
      <w:start w:val="0"/>
      <w:numFmt w:val="bullet"/>
      <w:lvlText w:val="•"/>
      <w:lvlJc w:val="left"/>
      <w:pPr>
        <w:ind w:left="2232" w:hanging="721"/>
      </w:pPr>
      <w:rPr/>
    </w:lvl>
    <w:lvl w:ilvl="3">
      <w:start w:val="0"/>
      <w:numFmt w:val="bullet"/>
      <w:lvlText w:val="•"/>
      <w:lvlJc w:val="left"/>
      <w:pPr>
        <w:ind w:left="3168" w:hanging="721"/>
      </w:pPr>
      <w:rPr/>
    </w:lvl>
    <w:lvl w:ilvl="4">
      <w:start w:val="0"/>
      <w:numFmt w:val="bullet"/>
      <w:lvlText w:val="•"/>
      <w:lvlJc w:val="left"/>
      <w:pPr>
        <w:ind w:left="4104" w:hanging="721.0000000000005"/>
      </w:pPr>
      <w:rPr/>
    </w:lvl>
    <w:lvl w:ilvl="5">
      <w:start w:val="0"/>
      <w:numFmt w:val="bullet"/>
      <w:lvlText w:val="•"/>
      <w:lvlJc w:val="left"/>
      <w:pPr>
        <w:ind w:left="5040" w:hanging="721"/>
      </w:pPr>
      <w:rPr/>
    </w:lvl>
    <w:lvl w:ilvl="6">
      <w:start w:val="0"/>
      <w:numFmt w:val="bullet"/>
      <w:lvlText w:val="•"/>
      <w:lvlJc w:val="left"/>
      <w:pPr>
        <w:ind w:left="5976" w:hanging="721"/>
      </w:pPr>
      <w:rPr/>
    </w:lvl>
    <w:lvl w:ilvl="7">
      <w:start w:val="0"/>
      <w:numFmt w:val="bullet"/>
      <w:lvlText w:val="•"/>
      <w:lvlJc w:val="left"/>
      <w:pPr>
        <w:ind w:left="6912" w:hanging="721"/>
      </w:pPr>
      <w:rPr/>
    </w:lvl>
    <w:lvl w:ilvl="8">
      <w:start w:val="0"/>
      <w:numFmt w:val="bullet"/>
      <w:lvlText w:val="•"/>
      <w:lvlJc w:val="left"/>
      <w:pPr>
        <w:ind w:left="7848" w:hanging="721.0000000000009"/>
      </w:pPr>
      <w:rPr/>
    </w:lvl>
  </w:abstractNum>
  <w:abstractNum w:abstractNumId="11">
    <w:lvl w:ilvl="0">
      <w:start w:val="7"/>
      <w:numFmt w:val="decimal"/>
      <w:lvlText w:val="%1"/>
      <w:lvlJc w:val="left"/>
      <w:pPr>
        <w:ind w:left="359" w:hanging="1441"/>
      </w:pPr>
      <w:rPr/>
    </w:lvl>
    <w:lvl w:ilvl="1">
      <w:start w:val="35"/>
      <w:numFmt w:val="decimal"/>
      <w:lvlText w:val="%1.%2"/>
      <w:lvlJc w:val="left"/>
      <w:pPr>
        <w:ind w:left="359" w:hanging="1441"/>
      </w:pPr>
      <w:rPr/>
    </w:lvl>
    <w:lvl w:ilvl="2">
      <w:start w:val="3"/>
      <w:numFmt w:val="decimal"/>
      <w:lvlText w:val="%1.%2.%3"/>
      <w:lvlJc w:val="left"/>
      <w:pPr>
        <w:ind w:left="359" w:hanging="1441"/>
      </w:pPr>
      <w:rPr/>
    </w:lvl>
    <w:lvl w:ilvl="3">
      <w:start w:val="21"/>
      <w:numFmt w:val="decimal"/>
      <w:lvlText w:val="%1.%2.%3.%4"/>
      <w:lvlJc w:val="left"/>
      <w:pPr>
        <w:ind w:left="359" w:hanging="1441"/>
      </w:pPr>
      <w:rPr>
        <w:rFonts w:ascii="Times New Roman" w:cs="Times New Roman" w:eastAsia="Times New Roman" w:hAnsi="Times New Roman"/>
        <w:b w:val="1"/>
        <w:bCs w:val="1"/>
        <w:i w:val="0"/>
        <w:iCs w:val="0"/>
        <w:sz w:val="20"/>
        <w:szCs w:val="20"/>
      </w:rPr>
    </w:lvl>
    <w:lvl w:ilvl="4">
      <w:start w:val="1"/>
      <w:numFmt w:val="upperLetter"/>
      <w:lvlText w:val="%5."/>
      <w:lvlJc w:val="left"/>
      <w:pPr>
        <w:ind w:left="359" w:hanging="721"/>
      </w:pPr>
      <w:rPr>
        <w:rFonts w:ascii="Times New Roman" w:cs="Times New Roman" w:eastAsia="Times New Roman" w:hAnsi="Times New Roman"/>
        <w:b w:val="1"/>
        <w:bCs w:val="1"/>
        <w:i w:val="0"/>
        <w:iCs w:val="0"/>
        <w:sz w:val="20"/>
        <w:szCs w:val="20"/>
      </w:rPr>
    </w:lvl>
    <w:lvl w:ilvl="5">
      <w:start w:val="0"/>
      <w:numFmt w:val="bullet"/>
      <w:lvlText w:val="•"/>
      <w:lvlJc w:val="left"/>
      <w:pPr>
        <w:ind w:left="5040" w:hanging="721"/>
      </w:pPr>
      <w:rPr/>
    </w:lvl>
    <w:lvl w:ilvl="6">
      <w:start w:val="0"/>
      <w:numFmt w:val="bullet"/>
      <w:lvlText w:val="•"/>
      <w:lvlJc w:val="left"/>
      <w:pPr>
        <w:ind w:left="5976" w:hanging="721"/>
      </w:pPr>
      <w:rPr/>
    </w:lvl>
    <w:lvl w:ilvl="7">
      <w:start w:val="0"/>
      <w:numFmt w:val="bullet"/>
      <w:lvlText w:val="•"/>
      <w:lvlJc w:val="left"/>
      <w:pPr>
        <w:ind w:left="6912" w:hanging="721"/>
      </w:pPr>
      <w:rPr/>
    </w:lvl>
    <w:lvl w:ilvl="8">
      <w:start w:val="0"/>
      <w:numFmt w:val="bullet"/>
      <w:lvlText w:val="•"/>
      <w:lvlJc w:val="left"/>
      <w:pPr>
        <w:ind w:left="7848" w:hanging="721.0000000000009"/>
      </w:pPr>
      <w:rPr/>
    </w:lvl>
  </w:abstractNum>
  <w:abstractNum w:abstractNumId="12">
    <w:lvl w:ilvl="0">
      <w:start w:val="1"/>
      <w:numFmt w:val="upperLetter"/>
      <w:lvlText w:val="%1."/>
      <w:lvlJc w:val="left"/>
      <w:pPr>
        <w:ind w:left="359" w:hanging="721"/>
      </w:pPr>
      <w:rPr>
        <w:rFonts w:ascii="Times New Roman" w:cs="Times New Roman" w:eastAsia="Times New Roman" w:hAnsi="Times New Roman"/>
        <w:b w:val="1"/>
        <w:bCs w:val="1"/>
        <w:i w:val="0"/>
        <w:iCs w:val="0"/>
        <w:sz w:val="20"/>
        <w:szCs w:val="20"/>
      </w:rPr>
    </w:lvl>
    <w:lvl w:ilvl="1">
      <w:start w:val="1"/>
      <w:numFmt w:val="decimal"/>
      <w:lvlText w:val="(%2)"/>
      <w:lvlJc w:val="left"/>
      <w:pPr>
        <w:ind w:left="359" w:hanging="721"/>
      </w:pPr>
      <w:rPr>
        <w:rFonts w:ascii="Times New Roman" w:cs="Times New Roman" w:eastAsia="Times New Roman" w:hAnsi="Times New Roman"/>
        <w:b w:val="1"/>
        <w:bCs w:val="1"/>
        <w:i w:val="0"/>
        <w:iCs w:val="0"/>
        <w:sz w:val="20"/>
        <w:szCs w:val="20"/>
      </w:rPr>
    </w:lvl>
    <w:lvl w:ilvl="2">
      <w:start w:val="0"/>
      <w:numFmt w:val="bullet"/>
      <w:lvlText w:val="•"/>
      <w:lvlJc w:val="left"/>
      <w:pPr>
        <w:ind w:left="3320" w:hanging="721"/>
      </w:pPr>
      <w:rPr/>
    </w:lvl>
    <w:lvl w:ilvl="3">
      <w:start w:val="0"/>
      <w:numFmt w:val="bullet"/>
      <w:lvlText w:val="•"/>
      <w:lvlJc w:val="left"/>
      <w:pPr>
        <w:ind w:left="4120" w:hanging="721"/>
      </w:pPr>
      <w:rPr/>
    </w:lvl>
    <w:lvl w:ilvl="4">
      <w:start w:val="0"/>
      <w:numFmt w:val="bullet"/>
      <w:lvlText w:val="•"/>
      <w:lvlJc w:val="left"/>
      <w:pPr>
        <w:ind w:left="4920" w:hanging="721"/>
      </w:pPr>
      <w:rPr/>
    </w:lvl>
    <w:lvl w:ilvl="5">
      <w:start w:val="0"/>
      <w:numFmt w:val="bullet"/>
      <w:lvlText w:val="•"/>
      <w:lvlJc w:val="left"/>
      <w:pPr>
        <w:ind w:left="5720" w:hanging="721"/>
      </w:pPr>
      <w:rPr/>
    </w:lvl>
    <w:lvl w:ilvl="6">
      <w:start w:val="0"/>
      <w:numFmt w:val="bullet"/>
      <w:lvlText w:val="•"/>
      <w:lvlJc w:val="left"/>
      <w:pPr>
        <w:ind w:left="6520" w:hanging="721"/>
      </w:pPr>
      <w:rPr/>
    </w:lvl>
    <w:lvl w:ilvl="7">
      <w:start w:val="0"/>
      <w:numFmt w:val="bullet"/>
      <w:lvlText w:val="•"/>
      <w:lvlJc w:val="left"/>
      <w:pPr>
        <w:ind w:left="7320" w:hanging="721"/>
      </w:pPr>
      <w:rPr/>
    </w:lvl>
    <w:lvl w:ilvl="8">
      <w:start w:val="0"/>
      <w:numFmt w:val="bullet"/>
      <w:lvlText w:val="•"/>
      <w:lvlJc w:val="left"/>
      <w:pPr>
        <w:ind w:left="8120" w:hanging="721"/>
      </w:pPr>
      <w:rPr/>
    </w:lvl>
  </w:abstractNum>
  <w:abstractNum w:abstractNumId="13">
    <w:lvl w:ilvl="0">
      <w:start w:val="1"/>
      <w:numFmt w:val="decimal"/>
      <w:lvlText w:val="(%1)"/>
      <w:lvlJc w:val="left"/>
      <w:pPr>
        <w:ind w:left="1082" w:hanging="720.9999999999999"/>
      </w:pPr>
      <w:rPr>
        <w:rFonts w:ascii="Times New Roman" w:cs="Times New Roman" w:eastAsia="Times New Roman" w:hAnsi="Times New Roman"/>
        <w:b w:val="1"/>
        <w:bCs w:val="1"/>
        <w:i w:val="0"/>
        <w:iCs w:val="0"/>
        <w:sz w:val="20"/>
        <w:szCs w:val="20"/>
      </w:rPr>
    </w:lvl>
    <w:lvl w:ilvl="1">
      <w:start w:val="0"/>
      <w:numFmt w:val="bullet"/>
      <w:lvlText w:val="•"/>
      <w:lvlJc w:val="left"/>
      <w:pPr>
        <w:ind w:left="1800" w:hanging="721"/>
      </w:pPr>
      <w:rPr/>
    </w:lvl>
    <w:lvl w:ilvl="2">
      <w:start w:val="0"/>
      <w:numFmt w:val="bullet"/>
      <w:lvlText w:val="•"/>
      <w:lvlJc w:val="left"/>
      <w:pPr>
        <w:ind w:left="2520" w:hanging="721"/>
      </w:pPr>
      <w:rPr/>
    </w:lvl>
    <w:lvl w:ilvl="3">
      <w:start w:val="0"/>
      <w:numFmt w:val="bullet"/>
      <w:lvlText w:val="•"/>
      <w:lvlJc w:val="left"/>
      <w:pPr>
        <w:ind w:left="3240" w:hanging="721"/>
      </w:pPr>
      <w:rPr/>
    </w:lvl>
    <w:lvl w:ilvl="4">
      <w:start w:val="0"/>
      <w:numFmt w:val="bullet"/>
      <w:lvlText w:val="•"/>
      <w:lvlJc w:val="left"/>
      <w:pPr>
        <w:ind w:left="3961" w:hanging="721"/>
      </w:pPr>
      <w:rPr/>
    </w:lvl>
    <w:lvl w:ilvl="5">
      <w:start w:val="0"/>
      <w:numFmt w:val="bullet"/>
      <w:lvlText w:val="•"/>
      <w:lvlJc w:val="left"/>
      <w:pPr>
        <w:ind w:left="4681" w:hanging="721"/>
      </w:pPr>
      <w:rPr/>
    </w:lvl>
    <w:lvl w:ilvl="6">
      <w:start w:val="0"/>
      <w:numFmt w:val="bullet"/>
      <w:lvlText w:val="•"/>
      <w:lvlJc w:val="left"/>
      <w:pPr>
        <w:ind w:left="5401" w:hanging="721"/>
      </w:pPr>
      <w:rPr/>
    </w:lvl>
    <w:lvl w:ilvl="7">
      <w:start w:val="0"/>
      <w:numFmt w:val="bullet"/>
      <w:lvlText w:val="•"/>
      <w:lvlJc w:val="left"/>
      <w:pPr>
        <w:ind w:left="6121" w:hanging="721"/>
      </w:pPr>
      <w:rPr/>
    </w:lvl>
    <w:lvl w:ilvl="8">
      <w:start w:val="0"/>
      <w:numFmt w:val="bullet"/>
      <w:lvlText w:val="•"/>
      <w:lvlJc w:val="left"/>
      <w:pPr>
        <w:ind w:left="6842" w:hanging="721"/>
      </w:pPr>
      <w:rPr/>
    </w:lvl>
  </w:abstractNum>
  <w:abstractNum w:abstractNumId="14">
    <w:lvl w:ilvl="0">
      <w:start w:val="1"/>
      <w:numFmt w:val="lowerLetter"/>
      <w:lvlText w:val="(%1)"/>
      <w:lvlJc w:val="left"/>
      <w:pPr>
        <w:ind w:left="1079" w:hanging="720.9999999999999"/>
      </w:pPr>
      <w:rPr>
        <w:rFonts w:ascii="Times New Roman" w:cs="Times New Roman" w:eastAsia="Times New Roman" w:hAnsi="Times New Roman"/>
        <w:b w:val="1"/>
        <w:bCs w:val="1"/>
        <w:i w:val="0"/>
        <w:iCs w:val="0"/>
        <w:sz w:val="20"/>
        <w:szCs w:val="20"/>
      </w:rPr>
    </w:lvl>
    <w:lvl w:ilvl="1">
      <w:start w:val="0"/>
      <w:numFmt w:val="bullet"/>
      <w:lvlText w:val="•"/>
      <w:lvlJc w:val="left"/>
      <w:pPr>
        <w:ind w:left="1728" w:hanging="720.9999999999998"/>
      </w:pPr>
      <w:rPr/>
    </w:lvl>
    <w:lvl w:ilvl="2">
      <w:start w:val="0"/>
      <w:numFmt w:val="bullet"/>
      <w:lvlText w:val="•"/>
      <w:lvlJc w:val="left"/>
      <w:pPr>
        <w:ind w:left="2376" w:hanging="721"/>
      </w:pPr>
      <w:rPr/>
    </w:lvl>
    <w:lvl w:ilvl="3">
      <w:start w:val="0"/>
      <w:numFmt w:val="bullet"/>
      <w:lvlText w:val="•"/>
      <w:lvlJc w:val="left"/>
      <w:pPr>
        <w:ind w:left="3024" w:hanging="721"/>
      </w:pPr>
      <w:rPr/>
    </w:lvl>
    <w:lvl w:ilvl="4">
      <w:start w:val="0"/>
      <w:numFmt w:val="bullet"/>
      <w:lvlText w:val="•"/>
      <w:lvlJc w:val="left"/>
      <w:pPr>
        <w:ind w:left="3672" w:hanging="721"/>
      </w:pPr>
      <w:rPr/>
    </w:lvl>
    <w:lvl w:ilvl="5">
      <w:start w:val="0"/>
      <w:numFmt w:val="bullet"/>
      <w:lvlText w:val="•"/>
      <w:lvlJc w:val="left"/>
      <w:pPr>
        <w:ind w:left="4320" w:hanging="721"/>
      </w:pPr>
      <w:rPr/>
    </w:lvl>
    <w:lvl w:ilvl="6">
      <w:start w:val="0"/>
      <w:numFmt w:val="bullet"/>
      <w:lvlText w:val="•"/>
      <w:lvlJc w:val="left"/>
      <w:pPr>
        <w:ind w:left="4968" w:hanging="721"/>
      </w:pPr>
      <w:rPr/>
    </w:lvl>
    <w:lvl w:ilvl="7">
      <w:start w:val="0"/>
      <w:numFmt w:val="bullet"/>
      <w:lvlText w:val="•"/>
      <w:lvlJc w:val="left"/>
      <w:pPr>
        <w:ind w:left="5616" w:hanging="721"/>
      </w:pPr>
      <w:rPr/>
    </w:lvl>
    <w:lvl w:ilvl="8">
      <w:start w:val="0"/>
      <w:numFmt w:val="bullet"/>
      <w:lvlText w:val="•"/>
      <w:lvlJc w:val="left"/>
      <w:pPr>
        <w:ind w:left="6264" w:hanging="721"/>
      </w:pPr>
      <w:rPr/>
    </w:lvl>
  </w:abstractNum>
  <w:abstractNum w:abstractNumId="15">
    <w:lvl w:ilvl="0">
      <w:start w:val="1"/>
      <w:numFmt w:val="upperLetter"/>
      <w:lvlText w:val="%1."/>
      <w:lvlJc w:val="left"/>
      <w:pPr>
        <w:ind w:left="357" w:hanging="720.9999999999999"/>
      </w:pPr>
      <w:rPr>
        <w:rFonts w:ascii="Times New Roman" w:cs="Times New Roman" w:eastAsia="Times New Roman" w:hAnsi="Times New Roman"/>
        <w:b w:val="1"/>
        <w:bCs w:val="1"/>
        <w:i w:val="0"/>
        <w:iCs w:val="0"/>
        <w:sz w:val="20"/>
        <w:szCs w:val="20"/>
      </w:rPr>
    </w:lvl>
    <w:lvl w:ilvl="1">
      <w:start w:val="1"/>
      <w:numFmt w:val="decimal"/>
      <w:lvlText w:val="(%2)"/>
      <w:lvlJc w:val="left"/>
      <w:pPr>
        <w:ind w:left="357" w:hanging="720.9999999999999"/>
      </w:pPr>
      <w:rPr>
        <w:rFonts w:ascii="Times New Roman" w:cs="Times New Roman" w:eastAsia="Times New Roman" w:hAnsi="Times New Roman"/>
        <w:b w:val="1"/>
        <w:bCs w:val="1"/>
        <w:i w:val="0"/>
        <w:iCs w:val="0"/>
        <w:sz w:val="20"/>
        <w:szCs w:val="20"/>
      </w:rPr>
    </w:lvl>
    <w:lvl w:ilvl="2">
      <w:start w:val="0"/>
      <w:numFmt w:val="bullet"/>
      <w:lvlText w:val="•"/>
      <w:lvlJc w:val="left"/>
      <w:pPr>
        <w:ind w:left="2232" w:hanging="721"/>
      </w:pPr>
      <w:rPr/>
    </w:lvl>
    <w:lvl w:ilvl="3">
      <w:start w:val="0"/>
      <w:numFmt w:val="bullet"/>
      <w:lvlText w:val="•"/>
      <w:lvlJc w:val="left"/>
      <w:pPr>
        <w:ind w:left="3168" w:hanging="721"/>
      </w:pPr>
      <w:rPr/>
    </w:lvl>
    <w:lvl w:ilvl="4">
      <w:start w:val="0"/>
      <w:numFmt w:val="bullet"/>
      <w:lvlText w:val="•"/>
      <w:lvlJc w:val="left"/>
      <w:pPr>
        <w:ind w:left="4104" w:hanging="721.0000000000005"/>
      </w:pPr>
      <w:rPr/>
    </w:lvl>
    <w:lvl w:ilvl="5">
      <w:start w:val="0"/>
      <w:numFmt w:val="bullet"/>
      <w:lvlText w:val="•"/>
      <w:lvlJc w:val="left"/>
      <w:pPr>
        <w:ind w:left="5040" w:hanging="721"/>
      </w:pPr>
      <w:rPr/>
    </w:lvl>
    <w:lvl w:ilvl="6">
      <w:start w:val="0"/>
      <w:numFmt w:val="bullet"/>
      <w:lvlText w:val="•"/>
      <w:lvlJc w:val="left"/>
      <w:pPr>
        <w:ind w:left="5976" w:hanging="721"/>
      </w:pPr>
      <w:rPr/>
    </w:lvl>
    <w:lvl w:ilvl="7">
      <w:start w:val="0"/>
      <w:numFmt w:val="bullet"/>
      <w:lvlText w:val="•"/>
      <w:lvlJc w:val="left"/>
      <w:pPr>
        <w:ind w:left="6912" w:hanging="721"/>
      </w:pPr>
      <w:rPr/>
    </w:lvl>
    <w:lvl w:ilvl="8">
      <w:start w:val="0"/>
      <w:numFmt w:val="bullet"/>
      <w:lvlText w:val="•"/>
      <w:lvlJc w:val="left"/>
      <w:pPr>
        <w:ind w:left="7848" w:hanging="721.0000000000009"/>
      </w:pPr>
      <w:rPr/>
    </w:lvl>
  </w:abstractNum>
  <w:abstractNum w:abstractNumId="16">
    <w:lvl w:ilvl="0">
      <w:start w:val="7"/>
      <w:numFmt w:val="decimal"/>
      <w:lvlText w:val="%1"/>
      <w:lvlJc w:val="left"/>
      <w:pPr>
        <w:ind w:left="357" w:hanging="1441"/>
      </w:pPr>
      <w:rPr/>
    </w:lvl>
    <w:lvl w:ilvl="1">
      <w:start w:val="35"/>
      <w:numFmt w:val="decimal"/>
      <w:lvlText w:val="%1.%2"/>
      <w:lvlJc w:val="left"/>
      <w:pPr>
        <w:ind w:left="357" w:hanging="1441"/>
      </w:pPr>
      <w:rPr/>
    </w:lvl>
    <w:lvl w:ilvl="2">
      <w:start w:val="3"/>
      <w:numFmt w:val="decimal"/>
      <w:lvlText w:val="%1.%2.%3"/>
      <w:lvlJc w:val="left"/>
      <w:pPr>
        <w:ind w:left="357" w:hanging="1441"/>
      </w:pPr>
      <w:rPr/>
    </w:lvl>
    <w:lvl w:ilvl="3">
      <w:start w:val="15"/>
      <w:numFmt w:val="decimal"/>
      <w:lvlText w:val="%1.%2.%3.%4"/>
      <w:lvlJc w:val="left"/>
      <w:pPr>
        <w:ind w:left="357" w:hanging="1441"/>
      </w:pPr>
      <w:rPr>
        <w:rFonts w:ascii="Times New Roman" w:cs="Times New Roman" w:eastAsia="Times New Roman" w:hAnsi="Times New Roman"/>
        <w:b w:val="1"/>
        <w:bCs w:val="1"/>
        <w:i w:val="0"/>
        <w:iCs w:val="0"/>
        <w:sz w:val="20"/>
        <w:szCs w:val="20"/>
      </w:rPr>
    </w:lvl>
    <w:lvl w:ilvl="4">
      <w:start w:val="1"/>
      <w:numFmt w:val="upperLetter"/>
      <w:lvlText w:val="%5."/>
      <w:lvlJc w:val="left"/>
      <w:pPr>
        <w:ind w:left="360" w:hanging="721"/>
      </w:pPr>
      <w:rPr>
        <w:rFonts w:ascii="Times New Roman" w:cs="Times New Roman" w:eastAsia="Times New Roman" w:hAnsi="Times New Roman"/>
        <w:b w:val="1"/>
        <w:bCs w:val="1"/>
        <w:i w:val="0"/>
        <w:iCs w:val="0"/>
        <w:sz w:val="20"/>
        <w:szCs w:val="20"/>
      </w:rPr>
    </w:lvl>
    <w:lvl w:ilvl="5">
      <w:start w:val="1"/>
      <w:numFmt w:val="decimal"/>
      <w:lvlText w:val="(%6)"/>
      <w:lvlJc w:val="left"/>
      <w:pPr>
        <w:ind w:left="360" w:hanging="961"/>
      </w:pPr>
      <w:rPr>
        <w:rFonts w:ascii="Times New Roman" w:cs="Times New Roman" w:eastAsia="Times New Roman" w:hAnsi="Times New Roman"/>
        <w:b w:val="1"/>
        <w:bCs w:val="1"/>
        <w:i w:val="0"/>
        <w:iCs w:val="0"/>
        <w:sz w:val="20"/>
        <w:szCs w:val="20"/>
      </w:rPr>
    </w:lvl>
    <w:lvl w:ilvl="6">
      <w:start w:val="1"/>
      <w:numFmt w:val="lowerLetter"/>
      <w:lvlText w:val="(%7)"/>
      <w:lvlJc w:val="left"/>
      <w:pPr>
        <w:ind w:left="3239" w:hanging="721"/>
      </w:pPr>
      <w:rPr>
        <w:rFonts w:ascii="Times New Roman" w:cs="Times New Roman" w:eastAsia="Times New Roman" w:hAnsi="Times New Roman"/>
        <w:b w:val="1"/>
        <w:bCs w:val="1"/>
        <w:i w:val="0"/>
        <w:iCs w:val="0"/>
        <w:sz w:val="20"/>
        <w:szCs w:val="20"/>
      </w:rPr>
    </w:lvl>
    <w:lvl w:ilvl="7">
      <w:start w:val="0"/>
      <w:numFmt w:val="bullet"/>
      <w:lvlText w:val="•"/>
      <w:lvlJc w:val="left"/>
      <w:pPr>
        <w:ind w:left="7290" w:hanging="721"/>
      </w:pPr>
      <w:rPr/>
    </w:lvl>
    <w:lvl w:ilvl="8">
      <w:start w:val="0"/>
      <w:numFmt w:val="bullet"/>
      <w:lvlText w:val="•"/>
      <w:lvlJc w:val="left"/>
      <w:pPr>
        <w:ind w:left="8100" w:hanging="72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pPr>
    <w:rPr>
      <w:rFonts w:ascii="Times New Roman" w:cs="Times New Roman" w:eastAsia="Times New Roman" w:hAnsi="Times New Roman"/>
      <w:b w:val="1"/>
      <w:bCs w:val="1"/>
      <w:sz w:val="20"/>
      <w:szCs w:val="20"/>
    </w:rPr>
  </w:style>
  <w:style w:type="paragraph" w:styleId="Heading2">
    <w:name w:val="heading 2"/>
    <w:basedOn w:val="Normal"/>
    <w:next w:val="Normal"/>
    <w:pPr>
      <w:ind w:left="1798" w:hanging="720"/>
    </w:pPr>
    <w:rPr>
      <w:rFonts w:ascii="Times New Roman" w:cs="Times New Roman" w:eastAsia="Times New Roman" w:hAnsi="Times New Roman"/>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kE4WIrBlRbKPOn0TG/3GRxpEkA==">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2026-07-22T00:00:00Z</vt:lpwstr>
  </property>
  <property fmtid="{D5CDD505-2E9C-101B-9397-08002B2CF9AE}" pid="3" name="Creator">
    <vt:lpwstr>Acrobat PDFMaker 26 for Word</vt:lpwstr>
  </property>
  <property fmtid="{D5CDD505-2E9C-101B-9397-08002B2CF9AE}" pid="4" name="LastSaved">
    <vt:lpwstr>2026-07-25T00:00:00Z</vt:lpwstr>
  </property>
  <property fmtid="{D5CDD505-2E9C-101B-9397-08002B2CF9AE}" pid="5" name="Producer">
    <vt:lpwstr>Adobe PDF Library 26.1.187</vt:lpwstr>
  </property>
  <property fmtid="{D5CDD505-2E9C-101B-9397-08002B2CF9AE}" pid="6" name="SourceModified">
    <vt:lpwstr>D:20260722192222</vt:lpwstr>
  </property>
</Properties>
</file>